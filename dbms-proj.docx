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8ADF4" w14:textId="07E19B1F" w:rsidR="000950BB" w:rsidRDefault="00040E03" w:rsidP="00040E03">
      <w:pPr>
        <w:pStyle w:val="Title"/>
        <w:jc w:val="center"/>
        <w:rPr>
          <w:b/>
          <w:bCs/>
          <w:sz w:val="100"/>
          <w:szCs w:val="100"/>
          <w:lang w:val="en-US"/>
        </w:rPr>
      </w:pPr>
      <w:r w:rsidRPr="00040E03">
        <w:rPr>
          <w:b/>
          <w:bCs/>
          <w:sz w:val="100"/>
          <w:szCs w:val="100"/>
          <w:lang w:val="en-US"/>
        </w:rPr>
        <w:t>DBMS PROJECT</w:t>
      </w:r>
    </w:p>
    <w:p w14:paraId="5EC86D0F" w14:textId="77777777" w:rsidR="007D7836" w:rsidRPr="007D7836" w:rsidRDefault="007D7836" w:rsidP="007D7836">
      <w:pPr>
        <w:rPr>
          <w:lang w:val="en-US"/>
        </w:rPr>
      </w:pPr>
    </w:p>
    <w:p w14:paraId="6EB1E532" w14:textId="77777777" w:rsidR="000950BB" w:rsidRPr="000950BB" w:rsidRDefault="000950BB" w:rsidP="000950BB">
      <w:pPr>
        <w:rPr>
          <w:sz w:val="96"/>
          <w:szCs w:val="96"/>
          <w:lang w:val="en-US"/>
        </w:rPr>
      </w:pPr>
    </w:p>
    <w:p w14:paraId="13B720A9" w14:textId="64CAC87D" w:rsidR="000950BB" w:rsidRPr="00040E03" w:rsidRDefault="00040E03" w:rsidP="000950BB">
      <w:pPr>
        <w:rPr>
          <w:sz w:val="52"/>
          <w:szCs w:val="52"/>
          <w:lang w:val="en-US"/>
        </w:rPr>
      </w:pPr>
      <w:r w:rsidRPr="00040E03">
        <w:rPr>
          <w:sz w:val="52"/>
          <w:szCs w:val="52"/>
          <w:lang w:val="en-US"/>
        </w:rPr>
        <w:t>PROJECT NAME:</w:t>
      </w:r>
      <w:r w:rsidR="00BF71B1">
        <w:rPr>
          <w:sz w:val="52"/>
          <w:szCs w:val="52"/>
          <w:lang w:val="en-US"/>
        </w:rPr>
        <w:t xml:space="preserve"> </w:t>
      </w:r>
      <w:proofErr w:type="spellStart"/>
      <w:r w:rsidR="00BF71B1">
        <w:rPr>
          <w:sz w:val="52"/>
          <w:szCs w:val="52"/>
          <w:lang w:val="en-US"/>
        </w:rPr>
        <w:t>PlsLetMeGo</w:t>
      </w:r>
      <w:proofErr w:type="spellEnd"/>
    </w:p>
    <w:p w14:paraId="13B7BAD2" w14:textId="279236C2" w:rsidR="00040E03" w:rsidRPr="00040E03" w:rsidRDefault="00040E03" w:rsidP="000950BB">
      <w:pPr>
        <w:rPr>
          <w:sz w:val="52"/>
          <w:szCs w:val="52"/>
          <w:lang w:val="en-US"/>
        </w:rPr>
      </w:pPr>
      <w:r w:rsidRPr="00040E03">
        <w:rPr>
          <w:sz w:val="52"/>
          <w:szCs w:val="52"/>
          <w:lang w:val="en-US"/>
        </w:rPr>
        <w:t>PROJECT TOPIC:</w:t>
      </w:r>
      <w:r w:rsidR="00BF71B1">
        <w:rPr>
          <w:sz w:val="52"/>
          <w:szCs w:val="52"/>
          <w:lang w:val="en-US"/>
        </w:rPr>
        <w:t xml:space="preserve"> Leave Management System</w:t>
      </w:r>
    </w:p>
    <w:p w14:paraId="5A16AFC1" w14:textId="1BA3F70E" w:rsidR="00040E03" w:rsidRPr="00040E03" w:rsidRDefault="00040E03" w:rsidP="000950BB">
      <w:pPr>
        <w:rPr>
          <w:sz w:val="52"/>
          <w:szCs w:val="52"/>
          <w:lang w:val="en-US"/>
        </w:rPr>
      </w:pPr>
      <w:r w:rsidRPr="00040E03">
        <w:rPr>
          <w:sz w:val="52"/>
          <w:szCs w:val="52"/>
          <w:lang w:val="en-US"/>
        </w:rPr>
        <w:t>STUDENT NAME:</w:t>
      </w:r>
      <w:r w:rsidR="00BF71B1">
        <w:rPr>
          <w:sz w:val="52"/>
          <w:szCs w:val="52"/>
          <w:lang w:val="en-US"/>
        </w:rPr>
        <w:t xml:space="preserve"> Nakul Krishnakumar</w:t>
      </w:r>
    </w:p>
    <w:p w14:paraId="57C78350" w14:textId="4A80739A" w:rsidR="00040E03" w:rsidRDefault="00040E03" w:rsidP="000950BB">
      <w:pPr>
        <w:rPr>
          <w:sz w:val="52"/>
          <w:szCs w:val="52"/>
          <w:lang w:val="en-US"/>
        </w:rPr>
      </w:pPr>
      <w:r w:rsidRPr="00040E03">
        <w:rPr>
          <w:sz w:val="52"/>
          <w:szCs w:val="52"/>
          <w:lang w:val="en-US"/>
        </w:rPr>
        <w:t>ROLL NO:</w:t>
      </w:r>
      <w:r w:rsidR="00BF71B1">
        <w:rPr>
          <w:sz w:val="52"/>
          <w:szCs w:val="52"/>
          <w:lang w:val="en-US"/>
        </w:rPr>
        <w:t xml:space="preserve"> 2023BCS0010</w:t>
      </w:r>
    </w:p>
    <w:p w14:paraId="79109D92" w14:textId="62D26871" w:rsidR="003F730D" w:rsidRDefault="003F730D" w:rsidP="000950B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GROUP NO:</w:t>
      </w:r>
      <w:r w:rsidR="001520BC">
        <w:rPr>
          <w:sz w:val="52"/>
          <w:szCs w:val="52"/>
          <w:lang w:val="en-US"/>
        </w:rPr>
        <w:t xml:space="preserve"> 3</w:t>
      </w:r>
    </w:p>
    <w:p w14:paraId="02CB9746" w14:textId="77777777" w:rsidR="003F730D" w:rsidRDefault="003F730D" w:rsidP="000950BB">
      <w:pPr>
        <w:rPr>
          <w:sz w:val="52"/>
          <w:szCs w:val="52"/>
          <w:lang w:val="en-US"/>
        </w:rPr>
      </w:pPr>
    </w:p>
    <w:p w14:paraId="733127DD" w14:textId="0AAF073B" w:rsidR="003F730D" w:rsidRPr="000950BB" w:rsidRDefault="003F730D" w:rsidP="000950BB">
      <w:pPr>
        <w:rPr>
          <w:sz w:val="96"/>
          <w:szCs w:val="96"/>
          <w:lang w:val="en-US"/>
        </w:rPr>
      </w:pPr>
    </w:p>
    <w:p w14:paraId="2D61071F" w14:textId="77777777" w:rsidR="000950BB" w:rsidRDefault="000950BB" w:rsidP="000950BB">
      <w:pPr>
        <w:rPr>
          <w:sz w:val="96"/>
          <w:szCs w:val="96"/>
          <w:lang w:val="en-US"/>
        </w:rPr>
      </w:pPr>
    </w:p>
    <w:p w14:paraId="32C4501B" w14:textId="77777777" w:rsidR="002E50C0" w:rsidRDefault="002E50C0" w:rsidP="000950BB">
      <w:pPr>
        <w:jc w:val="right"/>
        <w:rPr>
          <w:sz w:val="28"/>
          <w:szCs w:val="28"/>
          <w:lang w:val="en-US"/>
        </w:rPr>
      </w:pPr>
    </w:p>
    <w:p w14:paraId="696641EB" w14:textId="77777777" w:rsidR="002E50C0" w:rsidRDefault="002E50C0" w:rsidP="000950BB">
      <w:pPr>
        <w:jc w:val="right"/>
        <w:rPr>
          <w:sz w:val="28"/>
          <w:szCs w:val="28"/>
          <w:lang w:val="en-US"/>
        </w:rPr>
      </w:pPr>
    </w:p>
    <w:p w14:paraId="61FCFE3D" w14:textId="77777777" w:rsidR="002E50C0" w:rsidRDefault="002E50C0" w:rsidP="000950BB">
      <w:pPr>
        <w:jc w:val="right"/>
        <w:rPr>
          <w:sz w:val="28"/>
          <w:szCs w:val="28"/>
          <w:lang w:val="en-US"/>
        </w:rPr>
      </w:pPr>
    </w:p>
    <w:p w14:paraId="6EA568A5" w14:textId="77777777" w:rsidR="002E50C0" w:rsidRDefault="002E50C0" w:rsidP="000950BB">
      <w:pPr>
        <w:jc w:val="right"/>
        <w:rPr>
          <w:sz w:val="28"/>
          <w:szCs w:val="28"/>
          <w:lang w:val="en-US"/>
        </w:rPr>
      </w:pPr>
    </w:p>
    <w:p w14:paraId="23ED5B17" w14:textId="77777777" w:rsidR="002E50C0" w:rsidRDefault="002E50C0" w:rsidP="000950BB">
      <w:pPr>
        <w:jc w:val="right"/>
        <w:rPr>
          <w:sz w:val="28"/>
          <w:szCs w:val="28"/>
          <w:lang w:val="en-US"/>
        </w:rPr>
      </w:pPr>
    </w:p>
    <w:p w14:paraId="0E8DBBC9" w14:textId="77777777" w:rsidR="00B4514C" w:rsidRDefault="00B4514C" w:rsidP="002E50C0">
      <w:pPr>
        <w:pStyle w:val="Title"/>
        <w:rPr>
          <w:u w:val="single"/>
          <w:lang w:val="en-US"/>
        </w:rPr>
      </w:pPr>
    </w:p>
    <w:p w14:paraId="252BE8B9" w14:textId="4494765E" w:rsidR="002E50C0" w:rsidRPr="00B4514C" w:rsidRDefault="002E50C0" w:rsidP="002E50C0">
      <w:pPr>
        <w:pStyle w:val="Title"/>
        <w:rPr>
          <w:u w:val="single"/>
          <w:lang w:val="en-US"/>
        </w:rPr>
      </w:pPr>
      <w:r w:rsidRPr="00B4514C">
        <w:rPr>
          <w:u w:val="single"/>
          <w:lang w:val="en-US"/>
        </w:rPr>
        <w:lastRenderedPageBreak/>
        <w:t>Entities and Attributes</w:t>
      </w:r>
    </w:p>
    <w:p w14:paraId="59F0E7E0" w14:textId="77777777" w:rsidR="002E50C0" w:rsidRDefault="002E50C0" w:rsidP="002E50C0">
      <w:pPr>
        <w:rPr>
          <w:lang w:val="en-US"/>
        </w:rPr>
      </w:pPr>
    </w:p>
    <w:p w14:paraId="682B8E16" w14:textId="77777777" w:rsidR="00B4514C" w:rsidRDefault="00B4514C" w:rsidP="002E50C0">
      <w:pPr>
        <w:rPr>
          <w:lang w:val="en-US"/>
        </w:rPr>
      </w:pPr>
    </w:p>
    <w:p w14:paraId="3B739653" w14:textId="77777777" w:rsidR="00B4514C" w:rsidRDefault="00B4514C" w:rsidP="002E50C0">
      <w:pPr>
        <w:rPr>
          <w:lang w:val="en-US"/>
        </w:rPr>
      </w:pPr>
    </w:p>
    <w:p w14:paraId="2160F0D4" w14:textId="77777777" w:rsidR="00B4514C" w:rsidRDefault="00B4514C" w:rsidP="002E50C0">
      <w:pPr>
        <w:rPr>
          <w:lang w:val="en-US"/>
        </w:rPr>
      </w:pPr>
    </w:p>
    <w:p w14:paraId="6B9A2D7A" w14:textId="77777777" w:rsidR="00B4514C" w:rsidRDefault="00B4514C" w:rsidP="002E50C0">
      <w:pPr>
        <w:rPr>
          <w:lang w:val="en-US"/>
        </w:rPr>
      </w:pPr>
    </w:p>
    <w:p w14:paraId="78EDCC08" w14:textId="77777777" w:rsidR="00B4514C" w:rsidRDefault="00B4514C" w:rsidP="002E50C0">
      <w:pPr>
        <w:rPr>
          <w:lang w:val="en-US"/>
        </w:rPr>
      </w:pPr>
    </w:p>
    <w:p w14:paraId="408A1D71" w14:textId="77777777" w:rsidR="00B4514C" w:rsidRDefault="00B4514C" w:rsidP="002E50C0">
      <w:pPr>
        <w:rPr>
          <w:lang w:val="en-US"/>
        </w:rPr>
      </w:pP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2328"/>
      </w:tblGrid>
      <w:tr w:rsidR="007D7836" w14:paraId="7475B9ED" w14:textId="77777777" w:rsidTr="007D7836">
        <w:trPr>
          <w:trHeight w:val="602"/>
        </w:trPr>
        <w:tc>
          <w:tcPr>
            <w:tcW w:w="2328" w:type="dxa"/>
          </w:tcPr>
          <w:p w14:paraId="442FD071" w14:textId="77777777" w:rsidR="007D7836" w:rsidRPr="00161F35" w:rsidRDefault="007D7836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  <w:pPrChange w:id="0" w:author="Rithika E" w:date="2024-11-03T11:44:00Z" w16du:dateUtc="2024-11-03T06:14:00Z">
                <w:pPr>
                  <w:pStyle w:val="Heading1"/>
                  <w:numPr>
                    <w:numId w:val="1"/>
                  </w:numPr>
                  <w:ind w:left="720" w:hanging="360"/>
                </w:pPr>
              </w:pPrChange>
            </w:pPr>
            <w:r w:rsidRPr="00040E03">
              <w:rPr>
                <w:b/>
                <w:bCs/>
                <w:color w:val="000000" w:themeColor="text1"/>
                <w:sz w:val="28"/>
                <w:lang w:val="en-US"/>
              </w:rPr>
              <w:t>U</w:t>
            </w:r>
            <w:r w:rsidRPr="00161F35">
              <w:rPr>
                <w:b/>
                <w:bCs/>
                <w:color w:val="000000" w:themeColor="text1"/>
                <w:sz w:val="28"/>
                <w:lang w:val="en-US"/>
              </w:rPr>
              <w:t>ser</w:t>
            </w:r>
          </w:p>
          <w:p w14:paraId="513B8BF9" w14:textId="77777777" w:rsidR="007D7836" w:rsidRDefault="007D7836" w:rsidP="007D7836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  <w:tr w:rsidR="007D7836" w14:paraId="10F76947" w14:textId="77777777" w:rsidTr="007D7836">
        <w:trPr>
          <w:trHeight w:val="1624"/>
        </w:trPr>
        <w:tc>
          <w:tcPr>
            <w:tcW w:w="2328" w:type="dxa"/>
          </w:tcPr>
          <w:p w14:paraId="195A394A" w14:textId="36752F33" w:rsidR="007D7836" w:rsidRDefault="007D7836" w:rsidP="007D7836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lang w:val="en-US"/>
              </w:rPr>
              <w:t xml:space="preserve">  </w:t>
            </w:r>
          </w:p>
          <w:p w14:paraId="35549025" w14:textId="77777777" w:rsidR="007D7836" w:rsidRPr="00FC5CF3" w:rsidRDefault="007D7836" w:rsidP="007D7836">
            <w:pPr>
              <w:pStyle w:val="ListParagraph"/>
              <w:numPr>
                <w:ilvl w:val="0"/>
                <w:numId w:val="3"/>
              </w:numPr>
              <w:rPr>
                <w:lang w:val="en-US"/>
                <w:rPrChange w:id="1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lang w:val="en-US"/>
                <w:rPrChange w:id="2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  <w:t>User_id</w:t>
            </w:r>
            <w:proofErr w:type="spellEnd"/>
          </w:p>
          <w:p w14:paraId="082AA121" w14:textId="77777777" w:rsidR="007D7836" w:rsidRPr="00FC5CF3" w:rsidRDefault="007D7836" w:rsidP="007D7836">
            <w:pPr>
              <w:pStyle w:val="ListParagraph"/>
              <w:numPr>
                <w:ilvl w:val="0"/>
                <w:numId w:val="3"/>
              </w:numPr>
              <w:rPr>
                <w:lang w:val="en-US"/>
                <w:rPrChange w:id="3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lang w:val="en-US"/>
                <w:rPrChange w:id="4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  <w:t>Password</w:t>
            </w:r>
          </w:p>
          <w:p w14:paraId="66741F9D" w14:textId="77777777" w:rsidR="007D7836" w:rsidRPr="00FC5CF3" w:rsidRDefault="007D7836" w:rsidP="007D7836">
            <w:pPr>
              <w:pStyle w:val="ListParagraph"/>
              <w:numPr>
                <w:ilvl w:val="0"/>
                <w:numId w:val="3"/>
              </w:numPr>
              <w:rPr>
                <w:lang w:val="en-US"/>
                <w:rPrChange w:id="5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lang w:val="en-US"/>
                <w:rPrChange w:id="6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  <w:t>User_type</w:t>
            </w:r>
            <w:proofErr w:type="spellEnd"/>
          </w:p>
          <w:p w14:paraId="636ABD92" w14:textId="77777777" w:rsidR="007D7836" w:rsidRDefault="007D7836" w:rsidP="007D7836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3830" w:tblpY="-3094"/>
        <w:tblW w:w="0" w:type="auto"/>
        <w:tblLook w:val="04A0" w:firstRow="1" w:lastRow="0" w:firstColumn="1" w:lastColumn="0" w:noHBand="0" w:noVBand="1"/>
      </w:tblPr>
      <w:tblGrid>
        <w:gridCol w:w="2669"/>
      </w:tblGrid>
      <w:tr w:rsidR="007D7836" w14:paraId="2A5C9851" w14:textId="77777777" w:rsidTr="007D7836">
        <w:trPr>
          <w:trHeight w:val="602"/>
        </w:trPr>
        <w:tc>
          <w:tcPr>
            <w:tcW w:w="2328" w:type="dxa"/>
          </w:tcPr>
          <w:p w14:paraId="573F16DA" w14:textId="003868A4" w:rsidR="007D7836" w:rsidRDefault="007D7836" w:rsidP="007D7836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  <w:r w:rsidRPr="00161F35">
              <w:rPr>
                <w:b/>
                <w:bCs/>
                <w:color w:val="000000" w:themeColor="text1"/>
                <w:sz w:val="28"/>
                <w:lang w:val="en-US"/>
              </w:rPr>
              <w:t>Student</w:t>
            </w:r>
          </w:p>
        </w:tc>
      </w:tr>
      <w:tr w:rsidR="007D7836" w14:paraId="44054FFE" w14:textId="77777777" w:rsidTr="007D7836">
        <w:trPr>
          <w:trHeight w:val="1624"/>
        </w:trPr>
        <w:tc>
          <w:tcPr>
            <w:tcW w:w="2328" w:type="dxa"/>
          </w:tcPr>
          <w:p w14:paraId="3D4C1D37" w14:textId="77777777" w:rsidR="007D7836" w:rsidRDefault="007D7836" w:rsidP="007D7836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  <w:p w14:paraId="6BE45A29" w14:textId="77777777" w:rsidR="007D7836" w:rsidRPr="00FC5CF3" w:rsidRDefault="007D7836" w:rsidP="007D7836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7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8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Student_ID</w:t>
            </w:r>
            <w:proofErr w:type="spellEnd"/>
            <w:r w:rsidRPr="00FC5CF3">
              <w:rPr>
                <w:rPrChange w:id="9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</w:p>
          <w:p w14:paraId="3263BB60" w14:textId="77777777" w:rsidR="007D7836" w:rsidRPr="00FC5CF3" w:rsidRDefault="007D7836" w:rsidP="007D7836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10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rPrChange w:id="11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  <w:proofErr w:type="spellStart"/>
            <w:r w:rsidRPr="00FC5CF3">
              <w:rPr>
                <w:rPrChange w:id="12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Student_Name</w:t>
            </w:r>
            <w:proofErr w:type="spellEnd"/>
            <w:r w:rsidRPr="00FC5CF3">
              <w:rPr>
                <w:rPrChange w:id="13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</w:p>
          <w:p w14:paraId="37181BAE" w14:textId="77777777" w:rsidR="007D7836" w:rsidRPr="00FC5CF3" w:rsidRDefault="007D7836" w:rsidP="007D7836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14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15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Email_ID</w:t>
            </w:r>
            <w:proofErr w:type="spellEnd"/>
            <w:r w:rsidRPr="00FC5CF3">
              <w:rPr>
                <w:rPrChange w:id="16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</w:p>
          <w:p w14:paraId="32EAB8D4" w14:textId="77777777" w:rsidR="007D7836" w:rsidRPr="00FC5CF3" w:rsidRDefault="007D7836" w:rsidP="007D7836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17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rPrChange w:id="18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Address </w:t>
            </w:r>
          </w:p>
          <w:p w14:paraId="71C175F4" w14:textId="77777777" w:rsidR="007D7836" w:rsidRPr="00FC5CF3" w:rsidRDefault="007D7836" w:rsidP="007D7836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19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20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Guardian_Phone_No</w:t>
            </w:r>
            <w:proofErr w:type="spellEnd"/>
            <w:r w:rsidRPr="00FC5CF3">
              <w:rPr>
                <w:rPrChange w:id="21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</w:p>
          <w:p w14:paraId="2FCC19C4" w14:textId="77777777" w:rsidR="007D7836" w:rsidRDefault="007D7836" w:rsidP="007D7836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</w:tbl>
    <w:p w14:paraId="37CE4A38" w14:textId="77777777" w:rsidR="007D7836" w:rsidRDefault="007D7836" w:rsidP="007D7836">
      <w:pPr>
        <w:pStyle w:val="Heading1"/>
        <w:rPr>
          <w:b/>
          <w:bCs/>
          <w:color w:val="000000" w:themeColor="text1"/>
          <w:sz w:val="28"/>
          <w:lang w:val="en-US"/>
        </w:rPr>
      </w:pPr>
    </w:p>
    <w:tbl>
      <w:tblPr>
        <w:tblStyle w:val="TableGrid"/>
        <w:tblpPr w:leftFromText="180" w:rightFromText="180" w:vertAnchor="text" w:horzAnchor="page" w:tblpX="4045" w:tblpY="537"/>
        <w:tblW w:w="0" w:type="auto"/>
        <w:tblLook w:val="04A0" w:firstRow="1" w:lastRow="0" w:firstColumn="1" w:lastColumn="0" w:noHBand="0" w:noVBand="1"/>
      </w:tblPr>
      <w:tblGrid>
        <w:gridCol w:w="2328"/>
      </w:tblGrid>
      <w:tr w:rsidR="00B4514C" w14:paraId="6088C649" w14:textId="77777777" w:rsidTr="00B4514C">
        <w:trPr>
          <w:trHeight w:val="602"/>
        </w:trPr>
        <w:tc>
          <w:tcPr>
            <w:tcW w:w="2328" w:type="dxa"/>
          </w:tcPr>
          <w:p w14:paraId="2FD36BB5" w14:textId="77777777" w:rsidR="00B4514C" w:rsidRPr="00161F35" w:rsidRDefault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  <w:pPrChange w:id="22" w:author="Rithika E" w:date="2024-11-03T11:44:00Z" w16du:dateUtc="2024-11-03T06:14:00Z">
                <w:pPr>
                  <w:pStyle w:val="Heading1"/>
                  <w:numPr>
                    <w:numId w:val="1"/>
                  </w:numPr>
                  <w:ind w:left="720" w:hanging="360"/>
                </w:pPr>
              </w:pPrChange>
            </w:pPr>
            <w:r w:rsidRPr="00161F35">
              <w:rPr>
                <w:b/>
                <w:bCs/>
                <w:color w:val="000000" w:themeColor="text1"/>
                <w:sz w:val="28"/>
                <w:lang w:val="en-US"/>
              </w:rPr>
              <w:t>Warden</w:t>
            </w:r>
          </w:p>
          <w:p w14:paraId="5CD7DEBC" w14:textId="77777777" w:rsidR="00B4514C" w:rsidRDefault="00B4514C" w:rsidP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  <w:tr w:rsidR="00B4514C" w14:paraId="37605EDE" w14:textId="77777777" w:rsidTr="00B4514C">
        <w:trPr>
          <w:trHeight w:val="1624"/>
        </w:trPr>
        <w:tc>
          <w:tcPr>
            <w:tcW w:w="2328" w:type="dxa"/>
          </w:tcPr>
          <w:p w14:paraId="7A2BBF40" w14:textId="77777777" w:rsidR="00B4514C" w:rsidRDefault="00B4514C" w:rsidP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  <w:p w14:paraId="7B54E731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23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24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Warden_ID</w:t>
            </w:r>
            <w:proofErr w:type="spellEnd"/>
            <w:r w:rsidRPr="00FC5CF3">
              <w:rPr>
                <w:rPrChange w:id="25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</w:p>
          <w:p w14:paraId="03364734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26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rPrChange w:id="27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  <w:proofErr w:type="spellStart"/>
            <w:r w:rsidRPr="00FC5CF3">
              <w:rPr>
                <w:rPrChange w:id="28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Warden_Name</w:t>
            </w:r>
            <w:proofErr w:type="spellEnd"/>
            <w:r w:rsidRPr="00FC5CF3">
              <w:rPr>
                <w:rPrChange w:id="29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</w:p>
          <w:p w14:paraId="545647DE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rPrChange w:id="30" w:author="Rithika E" w:date="2024-11-03T11:44:00Z" w16du:dateUtc="2024-11-03T06:14:00Z">
                  <w:rPr>
                    <w:sz w:val="28"/>
                    <w:szCs w:val="28"/>
                  </w:rPr>
                </w:rPrChange>
              </w:rPr>
            </w:pPr>
            <w:proofErr w:type="spellStart"/>
            <w:r w:rsidRPr="00FC5CF3">
              <w:rPr>
                <w:rPrChange w:id="31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Email_ID</w:t>
            </w:r>
            <w:proofErr w:type="spellEnd"/>
            <w:r w:rsidRPr="00FC5CF3">
              <w:rPr>
                <w:rPrChange w:id="32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</w:p>
          <w:p w14:paraId="0D0FEF6A" w14:textId="77777777" w:rsidR="00B4514C" w:rsidRDefault="00B4514C" w:rsidP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</w:tbl>
    <w:p w14:paraId="7B42411A" w14:textId="736EE447" w:rsidR="002E50C0" w:rsidRDefault="002E50C0">
      <w:pPr>
        <w:pStyle w:val="Heading1"/>
        <w:rPr>
          <w:b/>
          <w:bCs/>
          <w:color w:val="000000" w:themeColor="text1"/>
          <w:sz w:val="28"/>
          <w:lang w:val="en-US"/>
        </w:rPr>
      </w:pP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2328"/>
      </w:tblGrid>
      <w:tr w:rsidR="007D7836" w14:paraId="60E59F04" w14:textId="77777777" w:rsidTr="00D6037E">
        <w:trPr>
          <w:trHeight w:val="602"/>
        </w:trPr>
        <w:tc>
          <w:tcPr>
            <w:tcW w:w="2328" w:type="dxa"/>
          </w:tcPr>
          <w:p w14:paraId="21C0673B" w14:textId="77777777" w:rsidR="00B4514C" w:rsidRPr="0056021D" w:rsidRDefault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  <w:pPrChange w:id="33" w:author="Rithika E" w:date="2024-11-03T11:44:00Z" w16du:dateUtc="2024-11-03T06:14:00Z">
                <w:pPr>
                  <w:pStyle w:val="Heading1"/>
                  <w:numPr>
                    <w:numId w:val="1"/>
                  </w:numPr>
                  <w:ind w:left="720" w:hanging="360"/>
                </w:pPr>
              </w:pPrChange>
            </w:pPr>
            <w:r w:rsidRPr="00161F35">
              <w:rPr>
                <w:b/>
                <w:bCs/>
                <w:color w:val="000000" w:themeColor="text1"/>
                <w:sz w:val="28"/>
                <w:lang w:val="en-US"/>
              </w:rPr>
              <w:t>Faculty advisor</w:t>
            </w:r>
          </w:p>
          <w:p w14:paraId="2573A74B" w14:textId="77777777" w:rsidR="007D7836" w:rsidRDefault="007D7836" w:rsidP="00D6037E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  <w:tr w:rsidR="007D7836" w14:paraId="2B739442" w14:textId="77777777" w:rsidTr="00D6037E">
        <w:trPr>
          <w:trHeight w:val="1624"/>
        </w:trPr>
        <w:tc>
          <w:tcPr>
            <w:tcW w:w="2328" w:type="dxa"/>
          </w:tcPr>
          <w:p w14:paraId="64125430" w14:textId="77777777" w:rsidR="007D7836" w:rsidRDefault="007D7836" w:rsidP="00D6037E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  <w:p w14:paraId="72757E4E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34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rPrChange w:id="35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FA_ID</w:t>
            </w:r>
          </w:p>
          <w:p w14:paraId="207B708C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36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rPrChange w:id="37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  <w:proofErr w:type="spellStart"/>
            <w:r w:rsidRPr="00FC5CF3">
              <w:rPr>
                <w:rPrChange w:id="38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FA_Name</w:t>
            </w:r>
            <w:proofErr w:type="spellEnd"/>
            <w:r w:rsidRPr="00FC5CF3">
              <w:rPr>
                <w:rPrChange w:id="39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</w:p>
          <w:p w14:paraId="3A99683A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40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41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Email_ID</w:t>
            </w:r>
            <w:proofErr w:type="spellEnd"/>
            <w:r w:rsidRPr="00FC5CF3">
              <w:rPr>
                <w:rPrChange w:id="42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</w:p>
          <w:p w14:paraId="729A7B28" w14:textId="77777777" w:rsidR="007D7836" w:rsidRDefault="007D7836" w:rsidP="00D6037E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</w:tbl>
    <w:p w14:paraId="629530CD" w14:textId="3DE6E29F" w:rsidR="007D7836" w:rsidRDefault="007D7836" w:rsidP="007D7836">
      <w:pPr>
        <w:rPr>
          <w:lang w:val="en-US"/>
        </w:rPr>
      </w:pPr>
    </w:p>
    <w:p w14:paraId="03EB5200" w14:textId="77777777" w:rsidR="00B4514C" w:rsidRPr="007D7836" w:rsidRDefault="00B4514C" w:rsidP="007D7836">
      <w:pPr>
        <w:rPr>
          <w:lang w:val="en-US"/>
        </w:rPr>
      </w:pPr>
    </w:p>
    <w:p w14:paraId="7C6928CA" w14:textId="77777777" w:rsidR="007D7836" w:rsidRPr="007D7836" w:rsidRDefault="007D7836" w:rsidP="007D7836">
      <w:pPr>
        <w:rPr>
          <w:lang w:val="en-US"/>
          <w:rPrChange w:id="43" w:author="Rithika E" w:date="2024-11-03T11:44:00Z" w16du:dateUtc="2024-11-03T06:14:00Z">
            <w:rPr>
              <w:b/>
              <w:bCs/>
              <w:color w:val="000000" w:themeColor="text1"/>
              <w:sz w:val="28"/>
              <w:szCs w:val="28"/>
              <w:lang w:val="en-US"/>
            </w:rPr>
          </w:rPrChange>
        </w:rPr>
      </w:pPr>
    </w:p>
    <w:p w14:paraId="592BA3C6" w14:textId="4F5D4756" w:rsidR="00866CB4" w:rsidRDefault="00866CB4">
      <w:pPr>
        <w:pStyle w:val="Heading1"/>
        <w:rPr>
          <w:b/>
          <w:bCs/>
          <w:color w:val="000000" w:themeColor="text1"/>
          <w:sz w:val="28"/>
          <w:lang w:val="en-US"/>
        </w:rPr>
      </w:pPr>
    </w:p>
    <w:tbl>
      <w:tblPr>
        <w:tblStyle w:val="TableGrid"/>
        <w:tblpPr w:leftFromText="180" w:rightFromText="180" w:vertAnchor="text" w:horzAnchor="page" w:tblpX="4045" w:tblpY="537"/>
        <w:tblW w:w="0" w:type="auto"/>
        <w:tblLook w:val="04A0" w:firstRow="1" w:lastRow="0" w:firstColumn="1" w:lastColumn="0" w:noHBand="0" w:noVBand="1"/>
      </w:tblPr>
      <w:tblGrid>
        <w:gridCol w:w="3231"/>
      </w:tblGrid>
      <w:tr w:rsidR="00B4514C" w14:paraId="0848C8FF" w14:textId="77777777" w:rsidTr="00B4514C">
        <w:trPr>
          <w:trHeight w:val="602"/>
        </w:trPr>
        <w:tc>
          <w:tcPr>
            <w:tcW w:w="3231" w:type="dxa"/>
          </w:tcPr>
          <w:p w14:paraId="1B041FE8" w14:textId="72E13361" w:rsidR="00B4514C" w:rsidRDefault="00B4514C" w:rsidP="00D6037E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  <w:r w:rsidRPr="00161F35">
              <w:rPr>
                <w:b/>
                <w:bCs/>
                <w:color w:val="000000" w:themeColor="text1"/>
                <w:sz w:val="28"/>
                <w:lang w:val="en-US"/>
              </w:rPr>
              <w:t>Application</w:t>
            </w:r>
            <w:r>
              <w:rPr>
                <w:b/>
                <w:bCs/>
                <w:color w:val="000000" w:themeColor="text1"/>
                <w:sz w:val="28"/>
                <w:lang w:val="en-US"/>
              </w:rPr>
              <w:t xml:space="preserve"> </w:t>
            </w:r>
          </w:p>
        </w:tc>
      </w:tr>
      <w:tr w:rsidR="00B4514C" w14:paraId="119A4B0A" w14:textId="77777777" w:rsidTr="00B4514C">
        <w:trPr>
          <w:trHeight w:val="1624"/>
        </w:trPr>
        <w:tc>
          <w:tcPr>
            <w:tcW w:w="3231" w:type="dxa"/>
          </w:tcPr>
          <w:p w14:paraId="6B037BAF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44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45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App_no</w:t>
            </w:r>
            <w:proofErr w:type="spellEnd"/>
            <w:r w:rsidRPr="00B4514C">
              <w:rPr>
                <w:b/>
                <w:bCs/>
                <w:color w:val="000000" w:themeColor="text1"/>
                <w:sz w:val="28"/>
                <w:szCs w:val="32"/>
                <w:lang w:val="en-US"/>
              </w:rPr>
              <w:t xml:space="preserve"> </w:t>
            </w:r>
          </w:p>
          <w:p w14:paraId="7FACC69B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46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rPrChange w:id="47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  <w:proofErr w:type="spellStart"/>
            <w:r w:rsidRPr="00FC5CF3">
              <w:rPr>
                <w:rPrChange w:id="48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Application_status</w:t>
            </w:r>
            <w:proofErr w:type="spellEnd"/>
          </w:p>
          <w:p w14:paraId="224C2704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49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rPrChange w:id="50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Reason_for_leave</w:t>
            </w:r>
          </w:p>
          <w:p w14:paraId="5E817DEC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51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52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Start_date</w:t>
            </w:r>
            <w:proofErr w:type="spellEnd"/>
          </w:p>
          <w:p w14:paraId="28C8ACCA" w14:textId="77777777" w:rsidR="00B4514C" w:rsidRPr="00B4514C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proofErr w:type="spellStart"/>
            <w:r w:rsidRPr="00FC5CF3">
              <w:rPr>
                <w:rPrChange w:id="53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End_date</w:t>
            </w:r>
            <w:proofErr w:type="spellEnd"/>
          </w:p>
          <w:p w14:paraId="0DD655EF" w14:textId="77777777" w:rsidR="00B4514C" w:rsidRPr="00B4514C" w:rsidRDefault="00B4514C" w:rsidP="00B4514C">
            <w:pPr>
              <w:rPr>
                <w:lang w:val="en-US"/>
                <w:rPrChange w:id="54" w:author="Rithika E" w:date="2024-11-03T11:44:00Z" w16du:dateUtc="2024-11-03T06:14:00Z">
                  <w:rPr>
                    <w:b/>
                    <w:bCs/>
                    <w:color w:val="000000" w:themeColor="text1"/>
                    <w:sz w:val="28"/>
                    <w:szCs w:val="28"/>
                    <w:lang w:val="en-US"/>
                  </w:rPr>
                </w:rPrChange>
              </w:rPr>
            </w:pPr>
          </w:p>
          <w:p w14:paraId="72AB78A1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55" w:author="Rithika E" w:date="2024-11-03T11:44:00Z" w16du:dateUtc="2024-11-03T06:14:00Z">
                  <w:rPr>
                    <w:sz w:val="28"/>
                    <w:szCs w:val="28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56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Total_no_of_working_days</w:t>
            </w:r>
            <w:proofErr w:type="spellEnd"/>
          </w:p>
          <w:p w14:paraId="394B039C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57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</w:p>
          <w:p w14:paraId="4DDF7BB9" w14:textId="77777777" w:rsidR="00B4514C" w:rsidRDefault="00B4514C" w:rsidP="00D6037E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7705" w:tblpY="491"/>
        <w:tblW w:w="0" w:type="auto"/>
        <w:tblLook w:val="04A0" w:firstRow="1" w:lastRow="0" w:firstColumn="1" w:lastColumn="0" w:noHBand="0" w:noVBand="1"/>
      </w:tblPr>
      <w:tblGrid>
        <w:gridCol w:w="2328"/>
      </w:tblGrid>
      <w:tr w:rsidR="00B4514C" w14:paraId="1127EB62" w14:textId="77777777" w:rsidTr="00B4514C">
        <w:trPr>
          <w:trHeight w:val="699"/>
        </w:trPr>
        <w:tc>
          <w:tcPr>
            <w:tcW w:w="2328" w:type="dxa"/>
          </w:tcPr>
          <w:p w14:paraId="25C79C83" w14:textId="77777777" w:rsidR="00B4514C" w:rsidRDefault="00B4514C" w:rsidP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  <w:r w:rsidRPr="00161F35">
              <w:rPr>
                <w:b/>
                <w:bCs/>
                <w:color w:val="000000" w:themeColor="text1"/>
                <w:sz w:val="28"/>
                <w:lang w:val="en-US"/>
              </w:rPr>
              <w:t>Hostel</w:t>
            </w:r>
          </w:p>
          <w:p w14:paraId="7D286141" w14:textId="77777777" w:rsidR="00B4514C" w:rsidRDefault="00B4514C" w:rsidP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  <w:tr w:rsidR="00B4514C" w14:paraId="6CCCF9BE" w14:textId="77777777" w:rsidTr="00B4514C">
        <w:trPr>
          <w:trHeight w:val="2117"/>
        </w:trPr>
        <w:tc>
          <w:tcPr>
            <w:tcW w:w="2328" w:type="dxa"/>
          </w:tcPr>
          <w:p w14:paraId="437DD050" w14:textId="77777777" w:rsidR="00B4514C" w:rsidRDefault="00B4514C" w:rsidP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  <w:p w14:paraId="04F225D9" w14:textId="77777777" w:rsidR="00B4514C" w:rsidRPr="00B4514C" w:rsidRDefault="00B4514C" w:rsidP="00B4514C">
            <w:pPr>
              <w:rPr>
                <w:lang w:val="en-US"/>
                <w:rPrChange w:id="58" w:author="Rithika E" w:date="2024-11-03T11:44:00Z" w16du:dateUtc="2024-11-03T06:14:00Z">
                  <w:rPr>
                    <w:b/>
                    <w:bCs/>
                    <w:color w:val="000000" w:themeColor="text1"/>
                    <w:sz w:val="28"/>
                    <w:szCs w:val="28"/>
                    <w:lang w:val="en-US"/>
                  </w:rPr>
                </w:rPrChange>
              </w:rPr>
            </w:pPr>
          </w:p>
          <w:p w14:paraId="58A2ABEE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59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60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Hostel_name</w:t>
            </w:r>
            <w:proofErr w:type="spellEnd"/>
          </w:p>
          <w:p w14:paraId="73AAA8D8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61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rPrChange w:id="62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Strength</w:t>
            </w:r>
          </w:p>
          <w:p w14:paraId="751C4912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63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64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On_leave</w:t>
            </w:r>
            <w:proofErr w:type="spellEnd"/>
          </w:p>
          <w:p w14:paraId="592C393D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65" w:author="Rithika E" w:date="2024-11-03T11:44:00Z" w16du:dateUtc="2024-11-03T06:14:00Z">
                  <w:rPr>
                    <w:sz w:val="28"/>
                    <w:szCs w:val="28"/>
                    <w:lang w:val="en-US"/>
                  </w:rPr>
                </w:rPrChange>
              </w:rPr>
            </w:pPr>
            <w:r w:rsidRPr="00FC5CF3">
              <w:rPr>
                <w:rPrChange w:id="66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Present</w:t>
            </w:r>
          </w:p>
          <w:p w14:paraId="6AF5A522" w14:textId="77777777" w:rsidR="00B4514C" w:rsidRDefault="00B4514C" w:rsidP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</w:tbl>
    <w:p w14:paraId="1BA428B0" w14:textId="1B606BCB" w:rsidR="00EE71BC" w:rsidRDefault="00EE71BC">
      <w:pPr>
        <w:pStyle w:val="Heading1"/>
        <w:rPr>
          <w:b/>
          <w:bCs/>
          <w:color w:val="000000" w:themeColor="text1"/>
          <w:sz w:val="28"/>
          <w:lang w:val="en-US"/>
        </w:rPr>
      </w:pP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2328"/>
      </w:tblGrid>
      <w:tr w:rsidR="00B4514C" w14:paraId="54B2A5FE" w14:textId="77777777" w:rsidTr="00D6037E">
        <w:trPr>
          <w:trHeight w:val="602"/>
        </w:trPr>
        <w:tc>
          <w:tcPr>
            <w:tcW w:w="2328" w:type="dxa"/>
          </w:tcPr>
          <w:p w14:paraId="2FEE57EF" w14:textId="77777777" w:rsidR="00B4514C" w:rsidRDefault="00B4514C" w:rsidP="00B4514C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  <w:r w:rsidRPr="00161F35">
              <w:rPr>
                <w:b/>
                <w:bCs/>
                <w:color w:val="000000" w:themeColor="text1"/>
                <w:sz w:val="28"/>
                <w:lang w:val="en-US"/>
              </w:rPr>
              <w:t>Gate</w:t>
            </w:r>
          </w:p>
          <w:p w14:paraId="579A476B" w14:textId="77777777" w:rsidR="00B4514C" w:rsidRDefault="00B4514C" w:rsidP="00D6037E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  <w:tr w:rsidR="00B4514C" w14:paraId="609E8F1C" w14:textId="77777777" w:rsidTr="00D6037E">
        <w:trPr>
          <w:trHeight w:val="1624"/>
        </w:trPr>
        <w:tc>
          <w:tcPr>
            <w:tcW w:w="2328" w:type="dxa"/>
          </w:tcPr>
          <w:p w14:paraId="6496DE1C" w14:textId="77777777" w:rsidR="00B4514C" w:rsidRDefault="00B4514C" w:rsidP="00D6037E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  <w:p w14:paraId="5F4B79C1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67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proofErr w:type="spellStart"/>
            <w:r w:rsidRPr="00FC5CF3">
              <w:rPr>
                <w:rPrChange w:id="68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Out_date</w:t>
            </w:r>
            <w:proofErr w:type="spellEnd"/>
          </w:p>
          <w:p w14:paraId="6D8ABA0D" w14:textId="77777777" w:rsidR="00B4514C" w:rsidRPr="00FC5CF3" w:rsidRDefault="00B4514C" w:rsidP="00B4514C">
            <w:pPr>
              <w:pStyle w:val="ListParagraph"/>
              <w:numPr>
                <w:ilvl w:val="0"/>
                <w:numId w:val="5"/>
              </w:numPr>
              <w:rPr>
                <w:lang w:val="en-US"/>
                <w:rPrChange w:id="69" w:author="Rithika E" w:date="2024-11-03T11:44:00Z" w16du:dateUtc="2024-11-03T06:14:00Z">
                  <w:rPr>
                    <w:sz w:val="24"/>
                    <w:szCs w:val="24"/>
                    <w:lang w:val="en-US"/>
                  </w:rPr>
                </w:rPrChange>
              </w:rPr>
            </w:pPr>
            <w:r w:rsidRPr="00FC5CF3">
              <w:rPr>
                <w:rPrChange w:id="70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 xml:space="preserve"> </w:t>
            </w:r>
            <w:proofErr w:type="spellStart"/>
            <w:r w:rsidRPr="00FC5CF3">
              <w:rPr>
                <w:rPrChange w:id="71" w:author="Rithika E" w:date="2024-11-03T11:44:00Z" w16du:dateUtc="2024-11-03T06:14:00Z">
                  <w:rPr>
                    <w:sz w:val="24"/>
                    <w:szCs w:val="24"/>
                  </w:rPr>
                </w:rPrChange>
              </w:rPr>
              <w:t>In_date</w:t>
            </w:r>
            <w:proofErr w:type="spellEnd"/>
          </w:p>
          <w:p w14:paraId="24E78323" w14:textId="77777777" w:rsidR="00B4514C" w:rsidRDefault="00B4514C" w:rsidP="00D6037E">
            <w:pPr>
              <w:pStyle w:val="Heading1"/>
              <w:rPr>
                <w:b/>
                <w:bCs/>
                <w:color w:val="000000" w:themeColor="text1"/>
                <w:sz w:val="28"/>
                <w:lang w:val="en-US"/>
              </w:rPr>
            </w:pPr>
          </w:p>
        </w:tc>
      </w:tr>
    </w:tbl>
    <w:p w14:paraId="3DE50442" w14:textId="77777777" w:rsidR="00B4514C" w:rsidRDefault="00B4514C" w:rsidP="00B4514C">
      <w:pPr>
        <w:rPr>
          <w:lang w:val="en-US"/>
        </w:rPr>
      </w:pPr>
    </w:p>
    <w:p w14:paraId="1B685B39" w14:textId="11C40BB8" w:rsidR="00B4514C" w:rsidRPr="00B4514C" w:rsidRDefault="00B4514C" w:rsidP="00B4514C">
      <w:pPr>
        <w:rPr>
          <w:lang w:val="en-US"/>
          <w:rPrChange w:id="72" w:author="Rithika E" w:date="2024-11-03T11:44:00Z" w16du:dateUtc="2024-11-03T06:14:00Z">
            <w:rPr>
              <w:b/>
              <w:bCs/>
              <w:color w:val="000000" w:themeColor="text1"/>
              <w:sz w:val="28"/>
              <w:szCs w:val="28"/>
              <w:lang w:val="en-US"/>
            </w:rPr>
          </w:rPrChange>
        </w:rPr>
      </w:pPr>
    </w:p>
    <w:p w14:paraId="0C78B7A1" w14:textId="58A423AD" w:rsidR="00EE71BC" w:rsidRPr="00B4514C" w:rsidRDefault="00040E03" w:rsidP="00EE71BC">
      <w:pPr>
        <w:pStyle w:val="Title"/>
        <w:rPr>
          <w:u w:val="single"/>
          <w:lang w:val="en-US"/>
        </w:rPr>
      </w:pPr>
      <w:ins w:id="73" w:author="Rithika E" w:date="2024-11-03T11:44:00Z" w16du:dateUtc="2024-11-03T06:14:00Z">
        <w:r w:rsidRPr="00B4514C">
          <w:rPr>
            <w:noProof/>
            <w:sz w:val="24"/>
            <w:szCs w:val="24"/>
            <w:u w:val="single"/>
            <w:lang w:val="en-US"/>
          </w:rPr>
          <w:lastRenderedPageBreak/>
          <w:drawing>
            <wp:anchor distT="0" distB="0" distL="114300" distR="114300" simplePos="0" relativeHeight="251660288" behindDoc="0" locked="0" layoutInCell="1" allowOverlap="1" wp14:anchorId="5B40475D" wp14:editId="644B56B7">
              <wp:simplePos x="0" y="0"/>
              <wp:positionH relativeFrom="margin">
                <wp:posOffset>-407670</wp:posOffset>
              </wp:positionH>
              <wp:positionV relativeFrom="margin">
                <wp:posOffset>461010</wp:posOffset>
              </wp:positionV>
              <wp:extent cx="6704965" cy="6360795"/>
              <wp:effectExtent l="0" t="0" r="635" b="1905"/>
              <wp:wrapSquare wrapText="bothSides"/>
              <wp:docPr id="1786778200" name="Graphic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22250870" name="Graphic 1722250870"/>
                      <pic:cNvPicPr/>
                    </pic:nvPicPr>
                    <pic:blipFill>
                      <a:blip r:embed="rId7">
                        <a:extLst>
                          <a:ext uri="{96DAC541-7B7A-43D3-8B79-37D633B846F1}">
                            <asvg:svgBlip xmlns:asvg="http://schemas.microsoft.com/office/drawing/2016/SVG/main" r:embed="rId8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04965" cy="63607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 w:rsidR="00EE71BC" w:rsidRPr="00B4514C">
        <w:rPr>
          <w:u w:val="single"/>
          <w:lang w:val="en-US"/>
        </w:rPr>
        <w:t>ER Diagram</w:t>
      </w:r>
    </w:p>
    <w:p w14:paraId="00DC0D82" w14:textId="005BB10E" w:rsidR="00EE71BC" w:rsidRPr="00EE71BC" w:rsidRDefault="00EE71BC" w:rsidP="00EE71BC">
      <w:pPr>
        <w:rPr>
          <w:sz w:val="24"/>
          <w:szCs w:val="24"/>
          <w:lang w:val="en-US"/>
        </w:rPr>
      </w:pPr>
    </w:p>
    <w:p w14:paraId="1262C238" w14:textId="5FCEC3B4" w:rsidR="00EE71BC" w:rsidRDefault="008C3AC3" w:rsidP="00EE71BC">
      <w:pPr>
        <w:rPr>
          <w:sz w:val="24"/>
          <w:szCs w:val="24"/>
          <w:lang w:val="en-US"/>
        </w:rPr>
      </w:pPr>
      <w:del w:id="74" w:author="Rithika E" w:date="2024-11-03T11:44:00Z" w16du:dateUtc="2024-11-03T06:14:00Z">
        <w:r>
          <w:rPr>
            <w:noProof/>
            <w:sz w:val="24"/>
            <w:szCs w:val="24"/>
            <w:lang w:val="en-US"/>
          </w:rPr>
          <w:drawing>
            <wp:anchor distT="0" distB="0" distL="114300" distR="114300" simplePos="0" relativeHeight="251658240" behindDoc="0" locked="0" layoutInCell="1" allowOverlap="1" wp14:anchorId="5B40475D" wp14:editId="4E13605B">
              <wp:simplePos x="0" y="0"/>
              <wp:positionH relativeFrom="margin">
                <wp:posOffset>-927528</wp:posOffset>
              </wp:positionH>
              <wp:positionV relativeFrom="margin">
                <wp:posOffset>1630252</wp:posOffset>
              </wp:positionV>
              <wp:extent cx="7674610" cy="5812155"/>
              <wp:effectExtent l="0" t="0" r="2540" b="0"/>
              <wp:wrapSquare wrapText="bothSides"/>
              <wp:docPr id="1722250870" name="Graphic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22250870" name="Graphic 1722250870"/>
                      <pic:cNvPicPr/>
                    </pic:nvPicPr>
                    <pic:blipFill>
                      <a:blip r:embed="rId7">
                        <a:extLst>
                          <a:ext uri="{96DAC541-7B7A-43D3-8B79-37D633B846F1}">
                            <asvg:svgBlip xmlns:asvg="http://schemas.microsoft.com/office/drawing/2016/SVG/main" r:embed="rId8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74610" cy="58121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</w:p>
    <w:p w14:paraId="290824AC" w14:textId="77777777" w:rsidR="00EE71BC" w:rsidRDefault="00EE71BC" w:rsidP="00EE71BC">
      <w:pPr>
        <w:rPr>
          <w:sz w:val="24"/>
          <w:szCs w:val="24"/>
          <w:lang w:val="en-US"/>
        </w:rPr>
      </w:pPr>
    </w:p>
    <w:p w14:paraId="416D13FE" w14:textId="77777777" w:rsidR="008C3AC3" w:rsidRDefault="008C3AC3" w:rsidP="00EE71BC">
      <w:pPr>
        <w:pStyle w:val="Title"/>
        <w:rPr>
          <w:lang w:val="en-US"/>
        </w:rPr>
      </w:pPr>
    </w:p>
    <w:p w14:paraId="1C95871E" w14:textId="3C09D21F" w:rsidR="008C3AC3" w:rsidRPr="00B4514C" w:rsidRDefault="008C3AC3" w:rsidP="00EE71BC">
      <w:pPr>
        <w:pStyle w:val="Title"/>
        <w:rPr>
          <w:del w:id="75" w:author="Rithika E" w:date="2024-11-03T11:44:00Z" w16du:dateUtc="2024-11-03T06:14:00Z"/>
          <w:u w:val="single"/>
          <w:lang w:val="en-US"/>
        </w:rPr>
      </w:pPr>
    </w:p>
    <w:p w14:paraId="0E00703B" w14:textId="2EF3CBAA" w:rsidR="008C3AC3" w:rsidRPr="00B4514C" w:rsidRDefault="008C3AC3" w:rsidP="00EE71BC">
      <w:pPr>
        <w:pStyle w:val="Title"/>
        <w:rPr>
          <w:del w:id="76" w:author="Rithika E" w:date="2024-11-03T11:44:00Z" w16du:dateUtc="2024-11-03T06:14:00Z"/>
          <w:u w:val="single"/>
          <w:lang w:val="en-US"/>
        </w:rPr>
      </w:pPr>
    </w:p>
    <w:p w14:paraId="519EDC8E" w14:textId="7E47448E" w:rsidR="004607A6" w:rsidRPr="00B4514C" w:rsidRDefault="004607A6" w:rsidP="004607A6">
      <w:pPr>
        <w:pStyle w:val="Title"/>
        <w:rPr>
          <w:rStyle w:val="Strong"/>
          <w:u w:val="single"/>
        </w:rPr>
      </w:pPr>
      <w:r w:rsidRPr="00B4514C">
        <w:rPr>
          <w:rStyle w:val="Strong"/>
          <w:u w:val="single"/>
        </w:rPr>
        <w:t>Relations and their Cardinality and Participation</w:t>
      </w:r>
    </w:p>
    <w:p w14:paraId="09E46211" w14:textId="77777777" w:rsidR="004607A6" w:rsidRDefault="004607A6" w:rsidP="004607A6">
      <w:pPr>
        <w:rPr>
          <w:lang w:val="en-US"/>
        </w:rPr>
      </w:pPr>
    </w:p>
    <w:p w14:paraId="271FEC32" w14:textId="77777777" w:rsidR="004607A6" w:rsidRPr="00FC5CF3" w:rsidRDefault="004607A6" w:rsidP="004607A6">
      <w:pPr>
        <w:rPr>
          <w:rFonts w:asciiTheme="majorHAnsi" w:hAnsiTheme="majorHAnsi"/>
          <w:sz w:val="28"/>
          <w:rPrChange w:id="77" w:author="Rithika E" w:date="2024-11-03T11:44:00Z" w16du:dateUtc="2024-11-03T06:14:00Z">
            <w:rPr/>
          </w:rPrChange>
        </w:rPr>
      </w:pPr>
      <w:del w:id="78" w:author="Rithika E" w:date="2024-11-03T11:44:00Z" w16du:dateUtc="2024-11-03T06:14:00Z">
        <w:r w:rsidRPr="004607A6">
          <w:delText xml:space="preserve">  </w:delText>
        </w:r>
      </w:del>
      <w:r w:rsidRPr="00FC5CF3">
        <w:rPr>
          <w:rFonts w:asciiTheme="majorHAnsi" w:hAnsiTheme="majorHAnsi"/>
          <w:b/>
          <w:sz w:val="28"/>
          <w:rPrChange w:id="79" w:author="Rithika E" w:date="2024-11-03T11:44:00Z" w16du:dateUtc="2024-11-03T06:14:00Z">
            <w:rPr>
              <w:b/>
              <w:bCs/>
            </w:rPr>
          </w:rPrChange>
        </w:rPr>
        <w:t>STUDENT apply APPLICATION</w:t>
      </w:r>
    </w:p>
    <w:p w14:paraId="0EB50C70" w14:textId="77777777" w:rsidR="004607A6" w:rsidRPr="004607A6" w:rsidRDefault="004607A6" w:rsidP="004607A6">
      <w:pPr>
        <w:numPr>
          <w:ilvl w:val="0"/>
          <w:numId w:val="7"/>
        </w:numPr>
      </w:pPr>
      <w:r w:rsidRPr="004607A6">
        <w:rPr>
          <w:b/>
          <w:bCs/>
        </w:rPr>
        <w:t>Cardinality (One-to-many):</w:t>
      </w:r>
      <w:r w:rsidRPr="004607A6">
        <w:t xml:space="preserve"> Each student can submit multiple applications, but each application is linked to only one student.</w:t>
      </w:r>
    </w:p>
    <w:p w14:paraId="52AAE919" w14:textId="77777777" w:rsidR="004607A6" w:rsidRPr="004607A6" w:rsidRDefault="004607A6" w:rsidP="004607A6">
      <w:pPr>
        <w:numPr>
          <w:ilvl w:val="0"/>
          <w:numId w:val="7"/>
        </w:numPr>
      </w:pPr>
      <w:r w:rsidRPr="004607A6">
        <w:rPr>
          <w:b/>
          <w:bCs/>
        </w:rPr>
        <w:t>Participation (Partial-partial):</w:t>
      </w:r>
      <w:r w:rsidRPr="004607A6">
        <w:t xml:space="preserve"> Not every student submits an application, and not all applications are submitted.</w:t>
      </w:r>
    </w:p>
    <w:p w14:paraId="01BD37B5" w14:textId="77777777" w:rsidR="004607A6" w:rsidRPr="00FC5CF3" w:rsidRDefault="004607A6" w:rsidP="004607A6">
      <w:pPr>
        <w:rPr>
          <w:rFonts w:asciiTheme="majorHAnsi" w:hAnsiTheme="majorHAnsi"/>
          <w:sz w:val="28"/>
          <w:rPrChange w:id="80" w:author="Rithika E" w:date="2024-11-03T11:44:00Z" w16du:dateUtc="2024-11-03T06:14:00Z">
            <w:rPr/>
          </w:rPrChange>
        </w:rPr>
      </w:pPr>
      <w:del w:id="81" w:author="Rithika E" w:date="2024-11-03T11:44:00Z" w16du:dateUtc="2024-11-03T06:14:00Z">
        <w:r w:rsidRPr="004607A6">
          <w:delText xml:space="preserve">  </w:delText>
        </w:r>
      </w:del>
      <w:r w:rsidRPr="00FC5CF3">
        <w:rPr>
          <w:rFonts w:asciiTheme="majorHAnsi" w:hAnsiTheme="majorHAnsi"/>
          <w:b/>
          <w:sz w:val="28"/>
          <w:rPrChange w:id="82" w:author="Rithika E" w:date="2024-11-03T11:44:00Z" w16du:dateUtc="2024-11-03T06:14:00Z">
            <w:rPr>
              <w:b/>
              <w:bCs/>
            </w:rPr>
          </w:rPrChange>
        </w:rPr>
        <w:t>STUDENT advised by FA</w:t>
      </w:r>
    </w:p>
    <w:p w14:paraId="530EC324" w14:textId="77777777" w:rsidR="004607A6" w:rsidRPr="004607A6" w:rsidRDefault="004607A6" w:rsidP="004607A6">
      <w:pPr>
        <w:numPr>
          <w:ilvl w:val="0"/>
          <w:numId w:val="8"/>
        </w:numPr>
      </w:pPr>
      <w:r w:rsidRPr="004607A6">
        <w:rPr>
          <w:b/>
          <w:bCs/>
        </w:rPr>
        <w:t>Cardinality (Many-to-one):</w:t>
      </w:r>
      <w:r w:rsidRPr="004607A6">
        <w:t xml:space="preserve"> Multiple students may share the same faculty advisor, but each student has only one assigned advisor.</w:t>
      </w:r>
    </w:p>
    <w:p w14:paraId="7861123F" w14:textId="77777777" w:rsidR="004607A6" w:rsidRPr="004607A6" w:rsidRDefault="004607A6" w:rsidP="004607A6">
      <w:pPr>
        <w:numPr>
          <w:ilvl w:val="0"/>
          <w:numId w:val="8"/>
        </w:numPr>
      </w:pPr>
      <w:r w:rsidRPr="004607A6">
        <w:rPr>
          <w:b/>
          <w:bCs/>
        </w:rPr>
        <w:t>Participation (Total-total):</w:t>
      </w:r>
      <w:r w:rsidRPr="004607A6">
        <w:t xml:space="preserve"> Every student must have an advisor, and each advisor is responsible for students.</w:t>
      </w:r>
    </w:p>
    <w:p w14:paraId="3F05E762" w14:textId="77777777" w:rsidR="004607A6" w:rsidRPr="00FC5CF3" w:rsidRDefault="004607A6" w:rsidP="004607A6">
      <w:pPr>
        <w:rPr>
          <w:rFonts w:asciiTheme="majorHAnsi" w:hAnsiTheme="majorHAnsi"/>
          <w:sz w:val="28"/>
          <w:rPrChange w:id="83" w:author="Rithika E" w:date="2024-11-03T11:44:00Z" w16du:dateUtc="2024-11-03T06:14:00Z">
            <w:rPr/>
          </w:rPrChange>
        </w:rPr>
      </w:pPr>
      <w:del w:id="84" w:author="Rithika E" w:date="2024-11-03T11:44:00Z" w16du:dateUtc="2024-11-03T06:14:00Z">
        <w:r w:rsidRPr="004607A6">
          <w:delText xml:space="preserve">  </w:delText>
        </w:r>
      </w:del>
      <w:r w:rsidRPr="00FC5CF3">
        <w:rPr>
          <w:rFonts w:asciiTheme="majorHAnsi" w:hAnsiTheme="majorHAnsi"/>
          <w:b/>
          <w:sz w:val="28"/>
          <w:rPrChange w:id="85" w:author="Rithika E" w:date="2024-11-03T11:44:00Z" w16du:dateUtc="2024-11-03T06:14:00Z">
            <w:rPr>
              <w:b/>
              <w:bCs/>
            </w:rPr>
          </w:rPrChange>
        </w:rPr>
        <w:t>APPLICATIONS approved by FA</w:t>
      </w:r>
    </w:p>
    <w:p w14:paraId="608A750A" w14:textId="77777777" w:rsidR="004607A6" w:rsidRPr="004607A6" w:rsidRDefault="004607A6" w:rsidP="004607A6">
      <w:pPr>
        <w:numPr>
          <w:ilvl w:val="0"/>
          <w:numId w:val="9"/>
        </w:numPr>
      </w:pPr>
      <w:r w:rsidRPr="004607A6">
        <w:rPr>
          <w:b/>
          <w:bCs/>
        </w:rPr>
        <w:t>Cardinality (Many-to-one):</w:t>
      </w:r>
      <w:r w:rsidRPr="004607A6">
        <w:t xml:space="preserve"> Each application is approved by only one faculty advisor, but an advisor can approve multiple applications.</w:t>
      </w:r>
    </w:p>
    <w:p w14:paraId="3AB8E3B0" w14:textId="77777777" w:rsidR="004607A6" w:rsidRPr="004607A6" w:rsidRDefault="004607A6" w:rsidP="004607A6">
      <w:pPr>
        <w:numPr>
          <w:ilvl w:val="0"/>
          <w:numId w:val="9"/>
        </w:numPr>
      </w:pPr>
      <w:r w:rsidRPr="004607A6">
        <w:rPr>
          <w:b/>
          <w:bCs/>
        </w:rPr>
        <w:t>Participation (Total-partial):</w:t>
      </w:r>
      <w:r w:rsidRPr="004607A6">
        <w:t xml:space="preserve"> All applications require approval, but not every advisor needs to approve applications.</w:t>
      </w:r>
    </w:p>
    <w:p w14:paraId="6203B5B8" w14:textId="77777777" w:rsidR="004607A6" w:rsidRPr="00FC5CF3" w:rsidRDefault="004607A6" w:rsidP="004607A6">
      <w:pPr>
        <w:rPr>
          <w:rFonts w:asciiTheme="majorHAnsi" w:hAnsiTheme="majorHAnsi"/>
          <w:sz w:val="28"/>
          <w:rPrChange w:id="86" w:author="Rithika E" w:date="2024-11-03T11:44:00Z" w16du:dateUtc="2024-11-03T06:14:00Z">
            <w:rPr/>
          </w:rPrChange>
        </w:rPr>
      </w:pPr>
      <w:del w:id="87" w:author="Rithika E" w:date="2024-11-03T11:44:00Z" w16du:dateUtc="2024-11-03T06:14:00Z">
        <w:r w:rsidRPr="004607A6">
          <w:delText xml:space="preserve">  </w:delText>
        </w:r>
      </w:del>
      <w:r w:rsidRPr="00FC5CF3">
        <w:rPr>
          <w:rFonts w:asciiTheme="majorHAnsi" w:hAnsiTheme="majorHAnsi"/>
          <w:b/>
          <w:sz w:val="28"/>
          <w:rPrChange w:id="88" w:author="Rithika E" w:date="2024-11-03T11:44:00Z" w16du:dateUtc="2024-11-03T06:14:00Z">
            <w:rPr>
              <w:b/>
              <w:bCs/>
            </w:rPr>
          </w:rPrChange>
        </w:rPr>
        <w:t>APPLICATIONS sanctioned by WARDEN</w:t>
      </w:r>
    </w:p>
    <w:p w14:paraId="435F4B6E" w14:textId="77777777" w:rsidR="004607A6" w:rsidRPr="004607A6" w:rsidRDefault="004607A6" w:rsidP="004607A6">
      <w:pPr>
        <w:numPr>
          <w:ilvl w:val="0"/>
          <w:numId w:val="10"/>
        </w:numPr>
      </w:pPr>
      <w:r w:rsidRPr="004607A6">
        <w:rPr>
          <w:b/>
          <w:bCs/>
        </w:rPr>
        <w:t>Cardinality (Many-to-many):</w:t>
      </w:r>
      <w:r w:rsidRPr="004607A6">
        <w:t xml:space="preserve"> Multiple wardens can sanction the same application, and a warden can sanction multiple applications.</w:t>
      </w:r>
    </w:p>
    <w:p w14:paraId="39DD90E8" w14:textId="77777777" w:rsidR="004607A6" w:rsidRPr="004607A6" w:rsidRDefault="004607A6" w:rsidP="004607A6">
      <w:pPr>
        <w:numPr>
          <w:ilvl w:val="0"/>
          <w:numId w:val="10"/>
        </w:numPr>
      </w:pPr>
      <w:r w:rsidRPr="004607A6">
        <w:rPr>
          <w:b/>
          <w:bCs/>
        </w:rPr>
        <w:t>Participation (Total-partial):</w:t>
      </w:r>
      <w:r w:rsidRPr="004607A6">
        <w:t xml:space="preserve"> All applications are eligible for sanction, but not every application will require it.</w:t>
      </w:r>
    </w:p>
    <w:p w14:paraId="040CD4E0" w14:textId="77777777" w:rsidR="004607A6" w:rsidRPr="00FC5CF3" w:rsidRDefault="004607A6" w:rsidP="004607A6">
      <w:pPr>
        <w:rPr>
          <w:rFonts w:asciiTheme="majorHAnsi" w:hAnsiTheme="majorHAnsi"/>
          <w:sz w:val="28"/>
          <w:rPrChange w:id="89" w:author="Rithika E" w:date="2024-11-03T11:44:00Z" w16du:dateUtc="2024-11-03T06:14:00Z">
            <w:rPr/>
          </w:rPrChange>
        </w:rPr>
      </w:pPr>
      <w:del w:id="90" w:author="Rithika E" w:date="2024-11-03T11:44:00Z" w16du:dateUtc="2024-11-03T06:14:00Z">
        <w:r w:rsidRPr="004607A6">
          <w:delText xml:space="preserve">  </w:delText>
        </w:r>
      </w:del>
      <w:r w:rsidRPr="00FC5CF3">
        <w:rPr>
          <w:rFonts w:asciiTheme="majorHAnsi" w:hAnsiTheme="majorHAnsi"/>
          <w:b/>
          <w:sz w:val="28"/>
          <w:rPrChange w:id="91" w:author="Rithika E" w:date="2024-11-03T11:44:00Z" w16du:dateUtc="2024-11-03T06:14:00Z">
            <w:rPr>
              <w:b/>
              <w:bCs/>
            </w:rPr>
          </w:rPrChange>
        </w:rPr>
        <w:t>APPLICATIONS tracked by GATE</w:t>
      </w:r>
    </w:p>
    <w:p w14:paraId="7B4F3883" w14:textId="77777777" w:rsidR="004607A6" w:rsidRPr="004607A6" w:rsidRDefault="004607A6" w:rsidP="004607A6">
      <w:pPr>
        <w:numPr>
          <w:ilvl w:val="0"/>
          <w:numId w:val="11"/>
        </w:numPr>
      </w:pPr>
      <w:r w:rsidRPr="004607A6">
        <w:rPr>
          <w:b/>
          <w:bCs/>
        </w:rPr>
        <w:t>Cardinality (One-to-one):</w:t>
      </w:r>
      <w:r w:rsidRPr="004607A6">
        <w:t xml:space="preserve"> Each application is uniquely tracked by a specific gate, and each gate entry tracks a specific application.</w:t>
      </w:r>
    </w:p>
    <w:p w14:paraId="29380110" w14:textId="77777777" w:rsidR="004607A6" w:rsidRPr="004607A6" w:rsidRDefault="004607A6" w:rsidP="004607A6">
      <w:pPr>
        <w:numPr>
          <w:ilvl w:val="0"/>
          <w:numId w:val="11"/>
        </w:numPr>
      </w:pPr>
      <w:r w:rsidRPr="004607A6">
        <w:rPr>
          <w:b/>
          <w:bCs/>
        </w:rPr>
        <w:t>Participation (Total-total):</w:t>
      </w:r>
      <w:r w:rsidRPr="004607A6">
        <w:t xml:space="preserve"> Every application has a corresponding gate entry, and all gate entries are linked to applications.</w:t>
      </w:r>
    </w:p>
    <w:p w14:paraId="648D85DF" w14:textId="77777777" w:rsidR="004607A6" w:rsidRPr="00FC5CF3" w:rsidRDefault="004607A6" w:rsidP="004607A6">
      <w:pPr>
        <w:rPr>
          <w:rFonts w:asciiTheme="majorHAnsi" w:hAnsiTheme="majorHAnsi"/>
          <w:sz w:val="28"/>
          <w:rPrChange w:id="92" w:author="Rithika E" w:date="2024-11-03T11:44:00Z" w16du:dateUtc="2024-11-03T06:14:00Z">
            <w:rPr/>
          </w:rPrChange>
        </w:rPr>
      </w:pPr>
      <w:del w:id="93" w:author="Rithika E" w:date="2024-11-03T11:44:00Z" w16du:dateUtc="2024-11-03T06:14:00Z">
        <w:r w:rsidRPr="004607A6">
          <w:delText xml:space="preserve">  </w:delText>
        </w:r>
      </w:del>
      <w:r w:rsidRPr="00FC5CF3">
        <w:rPr>
          <w:rFonts w:asciiTheme="majorHAnsi" w:hAnsiTheme="majorHAnsi"/>
          <w:b/>
          <w:sz w:val="28"/>
          <w:rPrChange w:id="94" w:author="Rithika E" w:date="2024-11-03T11:44:00Z" w16du:dateUtc="2024-11-03T06:14:00Z">
            <w:rPr>
              <w:b/>
              <w:bCs/>
            </w:rPr>
          </w:rPrChange>
        </w:rPr>
        <w:t>STUDENT passes GATE</w:t>
      </w:r>
    </w:p>
    <w:p w14:paraId="2455ABA8" w14:textId="77777777" w:rsidR="004607A6" w:rsidRPr="004607A6" w:rsidRDefault="004607A6" w:rsidP="004607A6">
      <w:pPr>
        <w:numPr>
          <w:ilvl w:val="0"/>
          <w:numId w:val="12"/>
        </w:numPr>
      </w:pPr>
      <w:r w:rsidRPr="004607A6">
        <w:rPr>
          <w:b/>
          <w:bCs/>
        </w:rPr>
        <w:t>Cardinality (One-to-many):</w:t>
      </w:r>
      <w:r w:rsidRPr="004607A6">
        <w:t xml:space="preserve"> Each student can pass through the gate multiple times, but each gate entry is linked to only one student.</w:t>
      </w:r>
    </w:p>
    <w:p w14:paraId="05A7183D" w14:textId="77777777" w:rsidR="004607A6" w:rsidRPr="004607A6" w:rsidRDefault="004607A6" w:rsidP="004607A6">
      <w:pPr>
        <w:numPr>
          <w:ilvl w:val="0"/>
          <w:numId w:val="12"/>
        </w:numPr>
      </w:pPr>
      <w:r w:rsidRPr="004607A6">
        <w:rPr>
          <w:b/>
          <w:bCs/>
        </w:rPr>
        <w:t>Participation (Total-partial):</w:t>
      </w:r>
      <w:r w:rsidRPr="004607A6">
        <w:t xml:space="preserve"> All students have the opportunity to pass through, though some may not.</w:t>
      </w:r>
    </w:p>
    <w:p w14:paraId="76598538" w14:textId="77777777" w:rsidR="004607A6" w:rsidRPr="00FC5CF3" w:rsidRDefault="004607A6" w:rsidP="004607A6">
      <w:pPr>
        <w:rPr>
          <w:rFonts w:asciiTheme="majorHAnsi" w:hAnsiTheme="majorHAnsi"/>
          <w:sz w:val="28"/>
          <w:rPrChange w:id="95" w:author="Rithika E" w:date="2024-11-03T11:44:00Z" w16du:dateUtc="2024-11-03T06:14:00Z">
            <w:rPr/>
          </w:rPrChange>
        </w:rPr>
      </w:pPr>
      <w:del w:id="96" w:author="Rithika E" w:date="2024-11-03T11:44:00Z" w16du:dateUtc="2024-11-03T06:14:00Z">
        <w:r w:rsidRPr="004607A6">
          <w:delText xml:space="preserve">  </w:delText>
        </w:r>
      </w:del>
      <w:r w:rsidRPr="00FC5CF3">
        <w:rPr>
          <w:rFonts w:asciiTheme="majorHAnsi" w:hAnsiTheme="majorHAnsi"/>
          <w:b/>
          <w:sz w:val="28"/>
          <w:rPrChange w:id="97" w:author="Rithika E" w:date="2024-11-03T11:44:00Z" w16du:dateUtc="2024-11-03T06:14:00Z">
            <w:rPr>
              <w:b/>
              <w:bCs/>
            </w:rPr>
          </w:rPrChange>
        </w:rPr>
        <w:t>STUDENT resides in HOSTEL</w:t>
      </w:r>
    </w:p>
    <w:p w14:paraId="6358A3DC" w14:textId="77777777" w:rsidR="004607A6" w:rsidRPr="004607A6" w:rsidRDefault="004607A6" w:rsidP="004607A6">
      <w:pPr>
        <w:numPr>
          <w:ilvl w:val="0"/>
          <w:numId w:val="13"/>
        </w:numPr>
      </w:pPr>
      <w:r w:rsidRPr="004607A6">
        <w:rPr>
          <w:b/>
          <w:bCs/>
        </w:rPr>
        <w:lastRenderedPageBreak/>
        <w:t>Cardinality (Many-to-one):</w:t>
      </w:r>
      <w:r w:rsidRPr="004607A6">
        <w:t xml:space="preserve"> Multiple students may stay in the same hostel, but each student resides in only one hostel at a time.</w:t>
      </w:r>
    </w:p>
    <w:p w14:paraId="5A932C20" w14:textId="77777777" w:rsidR="004607A6" w:rsidRPr="004607A6" w:rsidRDefault="004607A6" w:rsidP="004607A6">
      <w:pPr>
        <w:numPr>
          <w:ilvl w:val="0"/>
          <w:numId w:val="13"/>
        </w:numPr>
      </w:pPr>
      <w:r w:rsidRPr="004607A6">
        <w:rPr>
          <w:b/>
          <w:bCs/>
        </w:rPr>
        <w:t>Participation (Partial-partial):</w:t>
      </w:r>
      <w:r w:rsidRPr="004607A6">
        <w:t xml:space="preserve"> Not all students are required to stay in a hostel, and not all hostels may be occupied by students.</w:t>
      </w:r>
    </w:p>
    <w:p w14:paraId="5B10B578" w14:textId="77777777" w:rsidR="004607A6" w:rsidRPr="00FC5CF3" w:rsidRDefault="004607A6" w:rsidP="004607A6">
      <w:pPr>
        <w:rPr>
          <w:rFonts w:asciiTheme="majorHAnsi" w:hAnsiTheme="majorHAnsi"/>
          <w:sz w:val="28"/>
          <w:rPrChange w:id="98" w:author="Rithika E" w:date="2024-11-03T11:44:00Z" w16du:dateUtc="2024-11-03T06:14:00Z">
            <w:rPr/>
          </w:rPrChange>
        </w:rPr>
      </w:pPr>
      <w:del w:id="99" w:author="Rithika E" w:date="2024-11-03T11:44:00Z" w16du:dateUtc="2024-11-03T06:14:00Z">
        <w:r w:rsidRPr="004607A6">
          <w:delText xml:space="preserve">  </w:delText>
        </w:r>
      </w:del>
      <w:r w:rsidRPr="00FC5CF3">
        <w:rPr>
          <w:rFonts w:asciiTheme="majorHAnsi" w:hAnsiTheme="majorHAnsi"/>
          <w:b/>
          <w:sz w:val="28"/>
          <w:rPrChange w:id="100" w:author="Rithika E" w:date="2024-11-03T11:44:00Z" w16du:dateUtc="2024-11-03T06:14:00Z">
            <w:rPr>
              <w:b/>
              <w:bCs/>
            </w:rPr>
          </w:rPrChange>
        </w:rPr>
        <w:t>USER represent STUDENT/FACULTY/ADMIN</w:t>
      </w:r>
    </w:p>
    <w:p w14:paraId="2B0EA160" w14:textId="77777777" w:rsidR="004607A6" w:rsidRPr="004607A6" w:rsidRDefault="004607A6" w:rsidP="004607A6">
      <w:pPr>
        <w:numPr>
          <w:ilvl w:val="0"/>
          <w:numId w:val="14"/>
        </w:numPr>
      </w:pPr>
      <w:r w:rsidRPr="004607A6">
        <w:rPr>
          <w:b/>
          <w:bCs/>
        </w:rPr>
        <w:t>Cardinality (One-to-one):</w:t>
      </w:r>
      <w:r w:rsidRPr="004607A6">
        <w:t xml:space="preserve"> Each user account uniquely represents one entity (student, faculty, or admin), with no overlap.</w:t>
      </w:r>
    </w:p>
    <w:p w14:paraId="6B519F1D" w14:textId="77777777" w:rsidR="004607A6" w:rsidRPr="004607A6" w:rsidRDefault="004607A6" w:rsidP="004607A6">
      <w:pPr>
        <w:numPr>
          <w:ilvl w:val="0"/>
          <w:numId w:val="14"/>
        </w:numPr>
      </w:pPr>
      <w:r w:rsidRPr="004607A6">
        <w:rPr>
          <w:b/>
          <w:bCs/>
        </w:rPr>
        <w:t>Participation (Total-total):</w:t>
      </w:r>
      <w:r w:rsidRPr="004607A6">
        <w:t xml:space="preserve"> Every user must represent exactly one role, and each role requires a corresponding user.</w:t>
      </w:r>
    </w:p>
    <w:p w14:paraId="35520110" w14:textId="77777777" w:rsidR="004607A6" w:rsidRPr="00FC5CF3" w:rsidRDefault="004607A6" w:rsidP="004607A6">
      <w:pPr>
        <w:rPr>
          <w:rFonts w:asciiTheme="majorHAnsi" w:hAnsiTheme="majorHAnsi"/>
          <w:sz w:val="28"/>
          <w:rPrChange w:id="101" w:author="Rithika E" w:date="2024-11-03T11:44:00Z" w16du:dateUtc="2024-11-03T06:14:00Z">
            <w:rPr/>
          </w:rPrChange>
        </w:rPr>
      </w:pPr>
      <w:del w:id="102" w:author="Rithika E" w:date="2024-11-03T11:44:00Z" w16du:dateUtc="2024-11-03T06:14:00Z">
        <w:r w:rsidRPr="004607A6">
          <w:delText xml:space="preserve">  </w:delText>
        </w:r>
      </w:del>
      <w:r w:rsidRPr="00FC5CF3">
        <w:rPr>
          <w:rFonts w:asciiTheme="majorHAnsi" w:hAnsiTheme="majorHAnsi"/>
          <w:b/>
          <w:sz w:val="28"/>
          <w:rPrChange w:id="103" w:author="Rithika E" w:date="2024-11-03T11:44:00Z" w16du:dateUtc="2024-11-03T06:14:00Z">
            <w:rPr>
              <w:b/>
              <w:bCs/>
            </w:rPr>
          </w:rPrChange>
        </w:rPr>
        <w:t>WARDEN supervises STUDENT</w:t>
      </w:r>
    </w:p>
    <w:p w14:paraId="25FFA173" w14:textId="77777777" w:rsidR="004607A6" w:rsidRPr="004607A6" w:rsidRDefault="004607A6" w:rsidP="004607A6">
      <w:pPr>
        <w:numPr>
          <w:ilvl w:val="0"/>
          <w:numId w:val="15"/>
        </w:numPr>
      </w:pPr>
      <w:r w:rsidRPr="004607A6">
        <w:rPr>
          <w:b/>
          <w:bCs/>
        </w:rPr>
        <w:t>Cardinality (Many-to-many):</w:t>
      </w:r>
      <w:r w:rsidRPr="004607A6">
        <w:t xml:space="preserve"> Each warden can supervise multiple students, and each student can be supervised by multiple wardens.</w:t>
      </w:r>
    </w:p>
    <w:p w14:paraId="5AE17C10" w14:textId="77777777" w:rsidR="004607A6" w:rsidRPr="004607A6" w:rsidRDefault="004607A6" w:rsidP="004607A6">
      <w:pPr>
        <w:numPr>
          <w:ilvl w:val="0"/>
          <w:numId w:val="15"/>
        </w:numPr>
      </w:pPr>
      <w:r w:rsidRPr="004607A6">
        <w:rPr>
          <w:b/>
          <w:bCs/>
        </w:rPr>
        <w:t>Participation (Total-total):</w:t>
      </w:r>
      <w:r w:rsidRPr="004607A6">
        <w:t xml:space="preserve"> Every student must have a supervising warden, and each warden must oversee students in the hostel system.</w:t>
      </w:r>
    </w:p>
    <w:p w14:paraId="619FFC4C" w14:textId="77777777" w:rsidR="004607A6" w:rsidRDefault="004607A6" w:rsidP="00EE71BC">
      <w:pPr>
        <w:pStyle w:val="Title"/>
        <w:rPr>
          <w:sz w:val="52"/>
          <w:szCs w:val="52"/>
          <w:lang w:val="en-US"/>
        </w:rPr>
      </w:pPr>
    </w:p>
    <w:p w14:paraId="64953310" w14:textId="47068EC5" w:rsidR="00EE71BC" w:rsidRPr="00B4514C" w:rsidRDefault="00EE71BC" w:rsidP="00EE71BC">
      <w:pPr>
        <w:pStyle w:val="Title"/>
        <w:rPr>
          <w:rStyle w:val="Strong"/>
          <w:u w:val="single"/>
        </w:rPr>
      </w:pPr>
      <w:r w:rsidRPr="00B4514C">
        <w:rPr>
          <w:rStyle w:val="Strong"/>
          <w:u w:val="single"/>
        </w:rPr>
        <w:t>Relational Schema</w:t>
      </w:r>
    </w:p>
    <w:p w14:paraId="661E26AB" w14:textId="77777777" w:rsidR="00EE71BC" w:rsidRDefault="00EE71BC" w:rsidP="00EE71BC">
      <w:pPr>
        <w:rPr>
          <w:lang w:val="en-US"/>
        </w:rPr>
      </w:pPr>
    </w:p>
    <w:p w14:paraId="7075979C" w14:textId="166BBCFD" w:rsidR="00EE71BC" w:rsidRPr="003F730D" w:rsidRDefault="00EE71BC" w:rsidP="00EE71BC">
      <w:pPr>
        <w:pStyle w:val="Heading1"/>
        <w:rPr>
          <w:color w:val="000000" w:themeColor="text1"/>
          <w:sz w:val="30"/>
          <w:szCs w:val="30"/>
          <w:lang w:val="en-US"/>
        </w:rPr>
      </w:pPr>
      <w:r w:rsidRPr="003F730D">
        <w:rPr>
          <w:b/>
          <w:bCs/>
          <w:color w:val="000000" w:themeColor="text1"/>
          <w:sz w:val="30"/>
          <w:szCs w:val="30"/>
          <w:lang w:val="en-US"/>
        </w:rPr>
        <w:t>USER</w:t>
      </w:r>
      <w:r w:rsidRPr="003F730D">
        <w:rPr>
          <w:color w:val="000000" w:themeColor="text1"/>
          <w:sz w:val="30"/>
          <w:szCs w:val="30"/>
          <w:lang w:val="en-US"/>
        </w:rPr>
        <w:t xml:space="preserve"> </w:t>
      </w:r>
      <w:proofErr w:type="gramStart"/>
      <w:r w:rsidRPr="003F730D">
        <w:rPr>
          <w:color w:val="000000" w:themeColor="text1"/>
          <w:sz w:val="30"/>
          <w:szCs w:val="30"/>
          <w:lang w:val="en-US"/>
        </w:rPr>
        <w:t xml:space="preserve">(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User</w:t>
      </w:r>
      <w:proofErr w:type="gramEnd"/>
      <w:r w:rsidRPr="003F730D">
        <w:rPr>
          <w:color w:val="000000" w:themeColor="text1"/>
          <w:sz w:val="30"/>
          <w:szCs w:val="30"/>
          <w:lang w:val="en-US"/>
        </w:rPr>
        <w:t>_id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Password,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User_type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>)</w:t>
      </w:r>
    </w:p>
    <w:p w14:paraId="3489F68F" w14:textId="125BAC5F" w:rsidR="00EE71BC" w:rsidRPr="003F730D" w:rsidRDefault="00EE71BC" w:rsidP="00EE71BC">
      <w:pPr>
        <w:pStyle w:val="Heading1"/>
        <w:rPr>
          <w:color w:val="000000" w:themeColor="text1"/>
          <w:sz w:val="30"/>
          <w:szCs w:val="30"/>
          <w:lang w:val="en-US"/>
        </w:rPr>
      </w:pPr>
      <w:r w:rsidRPr="003F730D">
        <w:rPr>
          <w:b/>
          <w:bCs/>
          <w:color w:val="000000" w:themeColor="text1"/>
          <w:sz w:val="30"/>
          <w:szCs w:val="30"/>
          <w:lang w:val="en-US"/>
        </w:rPr>
        <w:t>STUDENT</w:t>
      </w:r>
      <w:r w:rsidRPr="003F730D">
        <w:rPr>
          <w:color w:val="000000" w:themeColor="text1"/>
          <w:sz w:val="30"/>
          <w:szCs w:val="30"/>
          <w:lang w:val="en-US"/>
        </w:rPr>
        <w:t xml:space="preserve"> </w:t>
      </w:r>
      <w:proofErr w:type="gramStart"/>
      <w:r w:rsidRPr="003F730D">
        <w:rPr>
          <w:color w:val="000000" w:themeColor="text1"/>
          <w:sz w:val="30"/>
          <w:szCs w:val="30"/>
          <w:lang w:val="en-US"/>
        </w:rPr>
        <w:t xml:space="preserve">(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Student</w:t>
      </w:r>
      <w:proofErr w:type="gramEnd"/>
      <w:r w:rsidRPr="003F730D">
        <w:rPr>
          <w:color w:val="000000" w:themeColor="text1"/>
          <w:sz w:val="30"/>
          <w:szCs w:val="30"/>
          <w:lang w:val="en-US"/>
        </w:rPr>
        <w:t>_id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Student_name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Email_ID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Phone_No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="00754957" w:rsidRPr="003F730D">
        <w:rPr>
          <w:color w:val="000000" w:themeColor="text1"/>
          <w:sz w:val="30"/>
          <w:szCs w:val="30"/>
          <w:lang w:val="en-US"/>
        </w:rPr>
        <w:t>G</w:t>
      </w:r>
      <w:r w:rsidRPr="003F730D">
        <w:rPr>
          <w:color w:val="000000" w:themeColor="text1"/>
          <w:sz w:val="30"/>
          <w:szCs w:val="30"/>
          <w:lang w:val="en-US"/>
        </w:rPr>
        <w:t>uardian_Phone_No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FA_id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>)</w:t>
      </w:r>
    </w:p>
    <w:p w14:paraId="094191D1" w14:textId="541780DF" w:rsidR="00EE71BC" w:rsidRPr="003F730D" w:rsidRDefault="00EE71BC" w:rsidP="00EE71BC">
      <w:pPr>
        <w:pStyle w:val="Heading1"/>
        <w:rPr>
          <w:color w:val="000000" w:themeColor="text1"/>
          <w:sz w:val="30"/>
          <w:szCs w:val="30"/>
          <w:lang w:val="en-US"/>
        </w:rPr>
      </w:pPr>
      <w:proofErr w:type="gramStart"/>
      <w:r w:rsidRPr="003F730D">
        <w:rPr>
          <w:b/>
          <w:bCs/>
          <w:color w:val="000000" w:themeColor="text1"/>
          <w:sz w:val="30"/>
          <w:szCs w:val="30"/>
          <w:lang w:val="en-US"/>
        </w:rPr>
        <w:t>FA</w:t>
      </w:r>
      <w:r w:rsidRPr="003F730D">
        <w:rPr>
          <w:color w:val="000000" w:themeColor="text1"/>
          <w:sz w:val="30"/>
          <w:szCs w:val="30"/>
          <w:lang w:val="en-US"/>
        </w:rPr>
        <w:t xml:space="preserve">(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FA</w:t>
      </w:r>
      <w:proofErr w:type="gramEnd"/>
      <w:r w:rsidRPr="003F730D">
        <w:rPr>
          <w:color w:val="000000" w:themeColor="text1"/>
          <w:sz w:val="30"/>
          <w:szCs w:val="30"/>
          <w:lang w:val="en-US"/>
        </w:rPr>
        <w:t>_id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FA_Name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Email_ID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>)</w:t>
      </w:r>
    </w:p>
    <w:p w14:paraId="7D9E9597" w14:textId="687D7397" w:rsidR="00EE71BC" w:rsidRPr="003F730D" w:rsidRDefault="00EE71BC" w:rsidP="00EE71BC">
      <w:pPr>
        <w:pStyle w:val="Heading1"/>
        <w:rPr>
          <w:color w:val="000000" w:themeColor="text1"/>
          <w:sz w:val="30"/>
          <w:szCs w:val="30"/>
          <w:lang w:val="en-US"/>
        </w:rPr>
      </w:pPr>
      <w:proofErr w:type="gramStart"/>
      <w:r w:rsidRPr="003F730D">
        <w:rPr>
          <w:b/>
          <w:bCs/>
          <w:color w:val="000000" w:themeColor="text1"/>
          <w:sz w:val="30"/>
          <w:szCs w:val="30"/>
          <w:lang w:val="en-US"/>
        </w:rPr>
        <w:t>WARDEN</w:t>
      </w:r>
      <w:r w:rsidRPr="003F730D">
        <w:rPr>
          <w:color w:val="000000" w:themeColor="text1"/>
          <w:sz w:val="30"/>
          <w:szCs w:val="30"/>
          <w:lang w:val="en-US"/>
        </w:rPr>
        <w:t xml:space="preserve">(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Warden</w:t>
      </w:r>
      <w:proofErr w:type="gramEnd"/>
      <w:r w:rsidRPr="003F730D">
        <w:rPr>
          <w:color w:val="000000" w:themeColor="text1"/>
          <w:sz w:val="30"/>
          <w:szCs w:val="30"/>
          <w:lang w:val="en-US"/>
        </w:rPr>
        <w:t>_id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Warden _Name,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Email_ID</w:t>
      </w:r>
      <w:proofErr w:type="spellEnd"/>
      <w:r w:rsidR="00754957"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="00754957" w:rsidRPr="003F730D">
        <w:rPr>
          <w:color w:val="000000" w:themeColor="text1"/>
          <w:sz w:val="30"/>
          <w:szCs w:val="30"/>
          <w:lang w:val="en-US"/>
        </w:rPr>
        <w:t>Hostel_Name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>)</w:t>
      </w:r>
    </w:p>
    <w:p w14:paraId="70E27432" w14:textId="77777777" w:rsidR="00BD390B" w:rsidRPr="003F730D" w:rsidRDefault="00BD390B" w:rsidP="00BD390B">
      <w:pPr>
        <w:rPr>
          <w:sz w:val="30"/>
          <w:szCs w:val="30"/>
          <w:lang w:val="en-US"/>
        </w:rPr>
      </w:pPr>
    </w:p>
    <w:p w14:paraId="3FDC673F" w14:textId="1021EFC1" w:rsidR="000F5B9A" w:rsidRPr="003F730D" w:rsidRDefault="00BD390B" w:rsidP="000F5B9A">
      <w:pPr>
        <w:pStyle w:val="Heading1"/>
        <w:rPr>
          <w:color w:val="000000" w:themeColor="text1"/>
          <w:sz w:val="30"/>
          <w:szCs w:val="30"/>
          <w:lang w:val="en-US"/>
        </w:rPr>
      </w:pPr>
      <w:proofErr w:type="gramStart"/>
      <w:r w:rsidRPr="003F730D">
        <w:rPr>
          <w:b/>
          <w:bCs/>
          <w:color w:val="000000" w:themeColor="text1"/>
          <w:sz w:val="30"/>
          <w:szCs w:val="30"/>
          <w:lang w:val="en-US"/>
        </w:rPr>
        <w:t>APPLICATION</w:t>
      </w:r>
      <w:r w:rsidR="000F5B9A" w:rsidRPr="003F730D">
        <w:rPr>
          <w:color w:val="000000" w:themeColor="text1"/>
          <w:sz w:val="30"/>
          <w:szCs w:val="30"/>
          <w:lang w:val="en-US"/>
        </w:rPr>
        <w:t>(</w:t>
      </w:r>
      <w:proofErr w:type="spellStart"/>
      <w:proofErr w:type="gramEnd"/>
      <w:r w:rsidR="000F5B9A" w:rsidRPr="003F730D">
        <w:rPr>
          <w:color w:val="000000" w:themeColor="text1"/>
          <w:sz w:val="30"/>
          <w:szCs w:val="30"/>
          <w:lang w:val="en-US"/>
        </w:rPr>
        <w:t>app_no</w:t>
      </w:r>
      <w:proofErr w:type="spellEnd"/>
      <w:r w:rsidR="000F5B9A" w:rsidRPr="003F730D">
        <w:rPr>
          <w:color w:val="000000" w:themeColor="text1"/>
          <w:sz w:val="30"/>
          <w:szCs w:val="30"/>
          <w:lang w:val="en-US"/>
        </w:rPr>
        <w:t xml:space="preserve">, reason, </w:t>
      </w:r>
      <w:proofErr w:type="spellStart"/>
      <w:r w:rsidR="000F5B9A" w:rsidRPr="003F730D">
        <w:rPr>
          <w:color w:val="000000" w:themeColor="text1"/>
          <w:sz w:val="30"/>
          <w:szCs w:val="30"/>
          <w:lang w:val="en-US"/>
        </w:rPr>
        <w:t>start_date</w:t>
      </w:r>
      <w:proofErr w:type="spellEnd"/>
      <w:r w:rsidR="000F5B9A"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="000F5B9A" w:rsidRPr="003F730D">
        <w:rPr>
          <w:color w:val="000000" w:themeColor="text1"/>
          <w:sz w:val="30"/>
          <w:szCs w:val="30"/>
          <w:lang w:val="en-US"/>
        </w:rPr>
        <w:t>end_date</w:t>
      </w:r>
      <w:proofErr w:type="spellEnd"/>
      <w:r w:rsidR="000F5B9A"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="000F5B9A" w:rsidRPr="003F730D">
        <w:rPr>
          <w:color w:val="000000" w:themeColor="text1"/>
          <w:sz w:val="30"/>
          <w:szCs w:val="30"/>
          <w:lang w:val="en-US"/>
        </w:rPr>
        <w:t>no_working_days</w:t>
      </w:r>
      <w:proofErr w:type="spellEnd"/>
      <w:r w:rsidR="000F5B9A"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="000F5B9A" w:rsidRPr="003F730D">
        <w:rPr>
          <w:color w:val="000000" w:themeColor="text1"/>
          <w:sz w:val="30"/>
          <w:szCs w:val="30"/>
          <w:lang w:val="en-US"/>
        </w:rPr>
        <w:t>application_status</w:t>
      </w:r>
      <w:proofErr w:type="spellEnd"/>
      <w:r w:rsidR="000F5B9A"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="000F5B9A" w:rsidRPr="003F730D">
        <w:rPr>
          <w:color w:val="000000" w:themeColor="text1"/>
          <w:sz w:val="30"/>
          <w:szCs w:val="30"/>
          <w:lang w:val="en-US"/>
        </w:rPr>
        <w:t>student_id</w:t>
      </w:r>
      <w:proofErr w:type="spellEnd"/>
      <w:r w:rsidR="000F5B9A" w:rsidRPr="003F730D">
        <w:rPr>
          <w:color w:val="000000" w:themeColor="text1"/>
          <w:sz w:val="30"/>
          <w:szCs w:val="30"/>
          <w:lang w:val="en-US"/>
        </w:rPr>
        <w:t>)</w:t>
      </w:r>
    </w:p>
    <w:p w14:paraId="57367E8D" w14:textId="0571B7D4" w:rsidR="00BD390B" w:rsidRPr="003F730D" w:rsidRDefault="000F5B9A" w:rsidP="000F5B9A">
      <w:pPr>
        <w:pStyle w:val="Heading1"/>
        <w:rPr>
          <w:color w:val="000000" w:themeColor="text1"/>
          <w:sz w:val="30"/>
          <w:szCs w:val="30"/>
          <w:lang w:val="en-US"/>
        </w:rPr>
      </w:pPr>
      <w:proofErr w:type="spellStart"/>
      <w:proofErr w:type="gramStart"/>
      <w:r w:rsidRPr="003F730D">
        <w:rPr>
          <w:b/>
          <w:bCs/>
          <w:color w:val="000000" w:themeColor="text1"/>
          <w:sz w:val="30"/>
          <w:szCs w:val="30"/>
          <w:lang w:val="en-US"/>
        </w:rPr>
        <w:t>GateEntry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>(</w:t>
      </w:r>
      <w:proofErr w:type="spellStart"/>
      <w:proofErr w:type="gramEnd"/>
      <w:r w:rsidRPr="003F730D">
        <w:rPr>
          <w:color w:val="000000" w:themeColor="text1"/>
          <w:sz w:val="30"/>
          <w:szCs w:val="30"/>
          <w:lang w:val="en-US"/>
        </w:rPr>
        <w:t>entry_id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app_no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out_date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 xml:space="preserve">, </w:t>
      </w:r>
      <w:proofErr w:type="spellStart"/>
      <w:r w:rsidRPr="003F730D">
        <w:rPr>
          <w:color w:val="000000" w:themeColor="text1"/>
          <w:sz w:val="30"/>
          <w:szCs w:val="30"/>
          <w:lang w:val="en-US"/>
        </w:rPr>
        <w:t>in_date</w:t>
      </w:r>
      <w:proofErr w:type="spellEnd"/>
      <w:r w:rsidRPr="003F730D">
        <w:rPr>
          <w:color w:val="000000" w:themeColor="text1"/>
          <w:sz w:val="30"/>
          <w:szCs w:val="30"/>
          <w:lang w:val="en-US"/>
        </w:rPr>
        <w:t>)</w:t>
      </w:r>
    </w:p>
    <w:p w14:paraId="32C83BF0" w14:textId="77777777" w:rsidR="000F5B9A" w:rsidRPr="003F730D" w:rsidRDefault="000F5B9A" w:rsidP="000F5B9A">
      <w:pPr>
        <w:rPr>
          <w:sz w:val="30"/>
          <w:szCs w:val="30"/>
          <w:lang w:val="en-US"/>
        </w:rPr>
      </w:pPr>
    </w:p>
    <w:p w14:paraId="1C95E0E9" w14:textId="1E9F6B42" w:rsidR="00E75A9D" w:rsidRPr="003F730D" w:rsidRDefault="00E75A9D" w:rsidP="00E75A9D">
      <w:pPr>
        <w:rPr>
          <w:sz w:val="30"/>
          <w:szCs w:val="30"/>
          <w:lang w:val="en-US"/>
        </w:rPr>
      </w:pPr>
      <w:proofErr w:type="gramStart"/>
      <w:r w:rsidRPr="003F730D">
        <w:rPr>
          <w:b/>
          <w:bCs/>
          <w:sz w:val="30"/>
          <w:szCs w:val="30"/>
          <w:lang w:val="en-US"/>
        </w:rPr>
        <w:t>Hostel</w:t>
      </w:r>
      <w:r w:rsidRPr="003F730D">
        <w:rPr>
          <w:sz w:val="30"/>
          <w:szCs w:val="30"/>
          <w:lang w:val="en-US"/>
        </w:rPr>
        <w:t xml:space="preserve">(  </w:t>
      </w:r>
      <w:proofErr w:type="gramEnd"/>
      <w:r w:rsidRPr="003F730D">
        <w:rPr>
          <w:sz w:val="30"/>
          <w:szCs w:val="30"/>
          <w:lang w:val="en-US"/>
        </w:rPr>
        <w:t xml:space="preserve">  </w:t>
      </w:r>
      <w:proofErr w:type="spellStart"/>
      <w:r w:rsidRPr="003F730D">
        <w:rPr>
          <w:sz w:val="30"/>
          <w:szCs w:val="30"/>
          <w:lang w:val="en-US"/>
        </w:rPr>
        <w:t>hostel_name</w:t>
      </w:r>
      <w:proofErr w:type="spellEnd"/>
      <w:r w:rsidRPr="003F730D">
        <w:rPr>
          <w:sz w:val="30"/>
          <w:szCs w:val="30"/>
          <w:lang w:val="en-US"/>
        </w:rPr>
        <w:t xml:space="preserve">     strength     </w:t>
      </w:r>
      <w:proofErr w:type="spellStart"/>
      <w:r w:rsidRPr="003F730D">
        <w:rPr>
          <w:sz w:val="30"/>
          <w:szCs w:val="30"/>
          <w:lang w:val="en-US"/>
        </w:rPr>
        <w:t>on_leave</w:t>
      </w:r>
      <w:proofErr w:type="spellEnd"/>
      <w:r w:rsidRPr="003F730D">
        <w:rPr>
          <w:sz w:val="30"/>
          <w:szCs w:val="30"/>
          <w:lang w:val="en-US"/>
        </w:rPr>
        <w:t xml:space="preserve"> )</w:t>
      </w:r>
    </w:p>
    <w:p w14:paraId="1D6906AB" w14:textId="3022EDEB" w:rsidR="00E75A9D" w:rsidRPr="003F730D" w:rsidRDefault="00E75A9D" w:rsidP="00E75A9D">
      <w:pPr>
        <w:rPr>
          <w:sz w:val="30"/>
          <w:szCs w:val="30"/>
          <w:lang w:val="en-US"/>
        </w:rPr>
      </w:pPr>
      <w:proofErr w:type="spellStart"/>
      <w:r w:rsidRPr="003F730D">
        <w:rPr>
          <w:b/>
          <w:bCs/>
          <w:sz w:val="30"/>
          <w:szCs w:val="30"/>
          <w:lang w:val="en-US"/>
        </w:rPr>
        <w:t>Application_</w:t>
      </w:r>
      <w:proofErr w:type="gramStart"/>
      <w:r w:rsidRPr="003F730D">
        <w:rPr>
          <w:b/>
          <w:bCs/>
          <w:sz w:val="30"/>
          <w:szCs w:val="30"/>
          <w:lang w:val="en-US"/>
        </w:rPr>
        <w:t>Warden</w:t>
      </w:r>
      <w:proofErr w:type="spellEnd"/>
      <w:r w:rsidRPr="003F730D">
        <w:rPr>
          <w:sz w:val="30"/>
          <w:szCs w:val="30"/>
          <w:lang w:val="en-US"/>
        </w:rPr>
        <w:t xml:space="preserve">(  </w:t>
      </w:r>
      <w:proofErr w:type="gramEnd"/>
      <w:r w:rsidRPr="003F730D">
        <w:rPr>
          <w:sz w:val="30"/>
          <w:szCs w:val="30"/>
          <w:lang w:val="en-US"/>
        </w:rPr>
        <w:t xml:space="preserve">  </w:t>
      </w:r>
      <w:proofErr w:type="spellStart"/>
      <w:r w:rsidRPr="003F730D">
        <w:rPr>
          <w:sz w:val="30"/>
          <w:szCs w:val="30"/>
          <w:lang w:val="en-US"/>
        </w:rPr>
        <w:t>app_no</w:t>
      </w:r>
      <w:proofErr w:type="spellEnd"/>
      <w:r w:rsidRPr="003F730D">
        <w:rPr>
          <w:sz w:val="30"/>
          <w:szCs w:val="30"/>
          <w:lang w:val="en-US"/>
        </w:rPr>
        <w:t xml:space="preserve">     </w:t>
      </w:r>
      <w:proofErr w:type="spellStart"/>
      <w:r w:rsidRPr="003F730D">
        <w:rPr>
          <w:sz w:val="30"/>
          <w:szCs w:val="30"/>
          <w:lang w:val="en-US"/>
        </w:rPr>
        <w:t>warden_id</w:t>
      </w:r>
      <w:proofErr w:type="spellEnd"/>
      <w:r w:rsidRPr="003F730D">
        <w:rPr>
          <w:sz w:val="30"/>
          <w:szCs w:val="30"/>
          <w:lang w:val="en-US"/>
        </w:rPr>
        <w:t xml:space="preserve">    )</w:t>
      </w:r>
    </w:p>
    <w:p w14:paraId="4F4A6C23" w14:textId="6AB7BD60" w:rsidR="00785094" w:rsidRPr="003F730D" w:rsidRDefault="00E75A9D" w:rsidP="00E75A9D">
      <w:pPr>
        <w:rPr>
          <w:sz w:val="30"/>
          <w:szCs w:val="30"/>
          <w:lang w:val="en-US"/>
        </w:rPr>
      </w:pPr>
      <w:proofErr w:type="spellStart"/>
      <w:r w:rsidRPr="003F730D">
        <w:rPr>
          <w:b/>
          <w:bCs/>
          <w:sz w:val="30"/>
          <w:szCs w:val="30"/>
          <w:lang w:val="en-US"/>
        </w:rPr>
        <w:t>Student_</w:t>
      </w:r>
      <w:proofErr w:type="gramStart"/>
      <w:r w:rsidRPr="003F730D">
        <w:rPr>
          <w:b/>
          <w:bCs/>
          <w:sz w:val="30"/>
          <w:szCs w:val="30"/>
          <w:lang w:val="en-US"/>
        </w:rPr>
        <w:t>Warden</w:t>
      </w:r>
      <w:proofErr w:type="spellEnd"/>
      <w:r w:rsidRPr="003F730D">
        <w:rPr>
          <w:sz w:val="30"/>
          <w:szCs w:val="30"/>
          <w:lang w:val="en-US"/>
        </w:rPr>
        <w:t xml:space="preserve">(  </w:t>
      </w:r>
      <w:proofErr w:type="gramEnd"/>
      <w:r w:rsidRPr="003F730D">
        <w:rPr>
          <w:sz w:val="30"/>
          <w:szCs w:val="30"/>
          <w:lang w:val="en-US"/>
        </w:rPr>
        <w:t xml:space="preserve">  </w:t>
      </w:r>
      <w:proofErr w:type="spellStart"/>
      <w:r w:rsidRPr="003F730D">
        <w:rPr>
          <w:sz w:val="30"/>
          <w:szCs w:val="30"/>
          <w:lang w:val="en-US"/>
        </w:rPr>
        <w:t>student_id</w:t>
      </w:r>
      <w:proofErr w:type="spellEnd"/>
      <w:r w:rsidRPr="003F730D">
        <w:rPr>
          <w:sz w:val="30"/>
          <w:szCs w:val="30"/>
          <w:lang w:val="en-US"/>
        </w:rPr>
        <w:t xml:space="preserve">    </w:t>
      </w:r>
      <w:proofErr w:type="spellStart"/>
      <w:r w:rsidRPr="003F730D">
        <w:rPr>
          <w:sz w:val="30"/>
          <w:szCs w:val="30"/>
          <w:lang w:val="en-US"/>
        </w:rPr>
        <w:t>warden_id</w:t>
      </w:r>
      <w:proofErr w:type="spellEnd"/>
      <w:r w:rsidRPr="003F730D">
        <w:rPr>
          <w:sz w:val="30"/>
          <w:szCs w:val="30"/>
          <w:lang w:val="en-US"/>
        </w:rPr>
        <w:t xml:space="preserve"> )</w:t>
      </w:r>
    </w:p>
    <w:p w14:paraId="7789F80E" w14:textId="77777777" w:rsidR="00E75A9D" w:rsidRDefault="00E75A9D" w:rsidP="00E75A9D">
      <w:pPr>
        <w:rPr>
          <w:sz w:val="52"/>
          <w:szCs w:val="52"/>
          <w:lang w:val="en-US"/>
        </w:rPr>
      </w:pPr>
    </w:p>
    <w:p w14:paraId="0C140982" w14:textId="783CCB26" w:rsidR="004607A6" w:rsidRPr="00B4514C" w:rsidRDefault="004607A6" w:rsidP="004607A6">
      <w:pPr>
        <w:pStyle w:val="Title"/>
        <w:rPr>
          <w:rStyle w:val="Strong"/>
          <w:u w:val="single"/>
        </w:rPr>
      </w:pPr>
      <w:r w:rsidRPr="00B4514C">
        <w:rPr>
          <w:rStyle w:val="Strong"/>
          <w:u w:val="single"/>
        </w:rPr>
        <w:t>Functional Dependencies</w:t>
      </w:r>
    </w:p>
    <w:p w14:paraId="725B1161" w14:textId="77777777" w:rsidR="004607A6" w:rsidRDefault="004607A6" w:rsidP="004607A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6"/>
        <w:gridCol w:w="6710"/>
      </w:tblGrid>
      <w:tr w:rsidR="007D6CD5" w14:paraId="6550038C" w14:textId="77777777" w:rsidTr="00237E5F">
        <w:trPr>
          <w:trHeight w:val="2148"/>
        </w:trPr>
        <w:tc>
          <w:tcPr>
            <w:tcW w:w="2875" w:type="dxa"/>
            <w:vAlign w:val="center"/>
          </w:tcPr>
          <w:p w14:paraId="3D7F49D7" w14:textId="5EA187F3" w:rsidR="007D6CD5" w:rsidRDefault="007D6CD5" w:rsidP="00237E5F">
            <w:pPr>
              <w:jc w:val="center"/>
              <w:rPr>
                <w:lang w:val="en-US"/>
              </w:rPr>
            </w:pPr>
            <w:r w:rsidRPr="00CB0B49">
              <w:rPr>
                <w:b/>
                <w:bCs/>
                <w:lang w:val="en-US"/>
              </w:rPr>
              <w:t>USER</w:t>
            </w:r>
          </w:p>
        </w:tc>
        <w:tc>
          <w:tcPr>
            <w:tcW w:w="6861" w:type="dxa"/>
            <w:vAlign w:val="center"/>
          </w:tcPr>
          <w:p w14:paraId="290A9E68" w14:textId="41998808" w:rsidR="007D6CD5" w:rsidRDefault="007D6CD5" w:rsidP="00237E5F">
            <w:pPr>
              <w:jc w:val="center"/>
            </w:pPr>
            <w:proofErr w:type="spellStart"/>
            <w:r w:rsidRPr="004607A6">
              <w:t>user_id</w:t>
            </w:r>
            <w:proofErr w:type="spellEnd"/>
            <w:r w:rsidRPr="004607A6">
              <w:t xml:space="preserve"> → password</w:t>
            </w:r>
          </w:p>
          <w:p w14:paraId="58F6C9EF" w14:textId="77777777" w:rsidR="007D6CD5" w:rsidRDefault="007D6CD5" w:rsidP="00237E5F">
            <w:pPr>
              <w:jc w:val="center"/>
            </w:pPr>
          </w:p>
          <w:p w14:paraId="5740A03C" w14:textId="226C1FBF" w:rsidR="007D6CD5" w:rsidRDefault="007D6CD5" w:rsidP="00237E5F">
            <w:pPr>
              <w:jc w:val="center"/>
              <w:rPr>
                <w:lang w:val="en-US"/>
              </w:rPr>
            </w:pPr>
            <w:proofErr w:type="spellStart"/>
            <w:r w:rsidRPr="004607A6">
              <w:t>user_id</w:t>
            </w:r>
            <w:proofErr w:type="spellEnd"/>
            <w:r w:rsidRPr="004607A6">
              <w:t xml:space="preserve"> → </w:t>
            </w:r>
            <w:proofErr w:type="spellStart"/>
            <w:r w:rsidRPr="004607A6">
              <w:t>user_type</w:t>
            </w:r>
            <w:proofErr w:type="spellEnd"/>
          </w:p>
        </w:tc>
      </w:tr>
      <w:tr w:rsidR="007D6CD5" w14:paraId="15F33A07" w14:textId="77777777" w:rsidTr="00237E5F">
        <w:trPr>
          <w:trHeight w:val="2148"/>
        </w:trPr>
        <w:tc>
          <w:tcPr>
            <w:tcW w:w="2875" w:type="dxa"/>
            <w:vAlign w:val="center"/>
          </w:tcPr>
          <w:p w14:paraId="49A50553" w14:textId="3D3972C9" w:rsidR="007D6CD5" w:rsidRDefault="007D6CD5" w:rsidP="00237E5F">
            <w:pPr>
              <w:jc w:val="center"/>
              <w:rPr>
                <w:lang w:val="en-US"/>
              </w:rPr>
            </w:pPr>
            <w:r w:rsidRPr="00CB0B49">
              <w:rPr>
                <w:b/>
                <w:bCs/>
                <w:lang w:val="en-US"/>
              </w:rPr>
              <w:t>STUDENT</w:t>
            </w:r>
          </w:p>
        </w:tc>
        <w:tc>
          <w:tcPr>
            <w:tcW w:w="6861" w:type="dxa"/>
            <w:vAlign w:val="center"/>
          </w:tcPr>
          <w:p w14:paraId="07C03C29" w14:textId="5F5CC75C" w:rsidR="007D6CD5" w:rsidRDefault="007D6CD5" w:rsidP="00237E5F">
            <w:pPr>
              <w:jc w:val="center"/>
            </w:pPr>
            <w:proofErr w:type="spellStart"/>
            <w:r w:rsidRPr="004607A6">
              <w:t>student_id</w:t>
            </w:r>
            <w:proofErr w:type="spellEnd"/>
            <w:r w:rsidRPr="004607A6">
              <w:t xml:space="preserve"> → </w:t>
            </w:r>
            <w:r w:rsidR="008D6821">
              <w:t>(</w:t>
            </w:r>
            <w:proofErr w:type="spellStart"/>
            <w:r w:rsidRPr="004607A6">
              <w:t>student_name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email_id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phone_no</w:t>
            </w:r>
            <w:proofErr w:type="spellEnd"/>
            <w:r w:rsidRPr="004607A6">
              <w:t xml:space="preserve">, address, </w:t>
            </w:r>
            <w:proofErr w:type="spellStart"/>
            <w:r w:rsidRPr="004607A6">
              <w:t>guardian_phone_no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FA_</w:t>
            </w:r>
            <w:proofErr w:type="gramStart"/>
            <w:r w:rsidRPr="004607A6">
              <w:t>id</w:t>
            </w:r>
            <w:proofErr w:type="spellEnd"/>
            <w:r w:rsidRPr="004607A6">
              <w:t xml:space="preserve">, </w:t>
            </w:r>
            <w:r>
              <w:t xml:space="preserve"> </w:t>
            </w:r>
            <w:proofErr w:type="spellStart"/>
            <w:r>
              <w:t>h</w:t>
            </w:r>
            <w:r w:rsidRPr="004607A6">
              <w:t>ostel</w:t>
            </w:r>
            <w:proofErr w:type="gramEnd"/>
            <w:r w:rsidRPr="004607A6">
              <w:t>_name</w:t>
            </w:r>
            <w:proofErr w:type="spellEnd"/>
            <w:r w:rsidR="008D6821">
              <w:t>)</w:t>
            </w:r>
          </w:p>
          <w:p w14:paraId="31283E3C" w14:textId="77777777" w:rsidR="007D6CD5" w:rsidRDefault="007D6CD5" w:rsidP="00237E5F">
            <w:pPr>
              <w:jc w:val="center"/>
            </w:pPr>
          </w:p>
          <w:p w14:paraId="74D0B12E" w14:textId="29C9291C" w:rsidR="007D6CD5" w:rsidRDefault="007D6CD5" w:rsidP="00237E5F">
            <w:pPr>
              <w:jc w:val="center"/>
            </w:pPr>
            <w:proofErr w:type="spellStart"/>
            <w:r w:rsidRPr="004607A6">
              <w:t>email_id</w:t>
            </w:r>
            <w:proofErr w:type="spellEnd"/>
            <w:r w:rsidRPr="004607A6">
              <w:t xml:space="preserve"> → </w:t>
            </w:r>
            <w:r w:rsidR="008D6821">
              <w:t>(</w:t>
            </w:r>
            <w:proofErr w:type="spellStart"/>
            <w:r w:rsidRPr="004607A6">
              <w:t>student_id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student_name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phone_no</w:t>
            </w:r>
            <w:proofErr w:type="spellEnd"/>
            <w:r w:rsidRPr="004607A6">
              <w:t xml:space="preserve">, address, </w:t>
            </w:r>
            <w:proofErr w:type="spellStart"/>
            <w:r w:rsidRPr="004607A6">
              <w:t>guardian_phone_no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FA_id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hostel_name</w:t>
            </w:r>
            <w:proofErr w:type="spellEnd"/>
            <w:r w:rsidR="008D6821">
              <w:t>)</w:t>
            </w:r>
          </w:p>
          <w:p w14:paraId="4093A56E" w14:textId="77777777" w:rsidR="007D6CD5" w:rsidRDefault="007D6CD5" w:rsidP="00237E5F">
            <w:pPr>
              <w:jc w:val="center"/>
            </w:pPr>
          </w:p>
          <w:p w14:paraId="5ACA1778" w14:textId="0C1286D2" w:rsidR="007D6CD5" w:rsidRDefault="007D6CD5" w:rsidP="00237E5F">
            <w:pPr>
              <w:jc w:val="center"/>
              <w:rPr>
                <w:lang w:val="en-US"/>
              </w:rPr>
            </w:pPr>
            <w:proofErr w:type="spellStart"/>
            <w:r w:rsidRPr="004607A6">
              <w:t>phone_no</w:t>
            </w:r>
            <w:proofErr w:type="spellEnd"/>
            <w:r w:rsidRPr="004607A6">
              <w:t xml:space="preserve"> → </w:t>
            </w:r>
            <w:r w:rsidR="008D6821">
              <w:t>(</w:t>
            </w:r>
            <w:proofErr w:type="spellStart"/>
            <w:r w:rsidRPr="004607A6">
              <w:t>student_id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student_name</w:t>
            </w:r>
            <w:proofErr w:type="spellEnd"/>
            <w:r w:rsidRPr="004607A6">
              <w:t xml:space="preserve">, address, </w:t>
            </w:r>
            <w:proofErr w:type="spellStart"/>
            <w:r w:rsidRPr="004607A6">
              <w:t>email_id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guardian_phone_no</w:t>
            </w:r>
            <w:proofErr w:type="spellEnd"/>
            <w:r w:rsidRPr="004607A6">
              <w:t xml:space="preserve">, </w:t>
            </w:r>
            <w:proofErr w:type="spellStart"/>
            <w:r w:rsidRPr="004607A6">
              <w:t>FA_</w:t>
            </w:r>
            <w:proofErr w:type="gramStart"/>
            <w:r w:rsidRPr="004607A6">
              <w:t>id</w:t>
            </w:r>
            <w:proofErr w:type="spellEnd"/>
            <w:r w:rsidRPr="004607A6">
              <w:t xml:space="preserve">, </w:t>
            </w:r>
            <w:r>
              <w:t xml:space="preserve">  </w:t>
            </w:r>
            <w:proofErr w:type="gramEnd"/>
            <w:r>
              <w:t xml:space="preserve"> </w:t>
            </w:r>
            <w:proofErr w:type="spellStart"/>
            <w:r w:rsidRPr="004607A6">
              <w:t>hostel_name</w:t>
            </w:r>
            <w:proofErr w:type="spellEnd"/>
            <w:r w:rsidR="008D6821">
              <w:t>)</w:t>
            </w:r>
          </w:p>
        </w:tc>
      </w:tr>
      <w:tr w:rsidR="007D6CD5" w14:paraId="0768FFBA" w14:textId="77777777" w:rsidTr="00237E5F">
        <w:trPr>
          <w:trHeight w:val="2148"/>
        </w:trPr>
        <w:tc>
          <w:tcPr>
            <w:tcW w:w="2875" w:type="dxa"/>
            <w:vAlign w:val="center"/>
          </w:tcPr>
          <w:p w14:paraId="2F05D372" w14:textId="42958E0C" w:rsidR="007D6CD5" w:rsidRDefault="007D6CD5" w:rsidP="00237E5F">
            <w:pPr>
              <w:jc w:val="center"/>
              <w:rPr>
                <w:lang w:val="en-US"/>
              </w:rPr>
            </w:pPr>
            <w:r w:rsidRPr="00B21C56">
              <w:rPr>
                <w:b/>
                <w:bCs/>
                <w:lang w:val="en-US"/>
              </w:rPr>
              <w:t>FACULTY</w:t>
            </w:r>
            <w:r w:rsidR="001E5EE3">
              <w:rPr>
                <w:b/>
                <w:bCs/>
                <w:lang w:val="en-US"/>
              </w:rPr>
              <w:t>_</w:t>
            </w:r>
            <w:r w:rsidRPr="00B21C56">
              <w:rPr>
                <w:b/>
                <w:bCs/>
                <w:lang w:val="en-US"/>
              </w:rPr>
              <w:t>ADVISO</w:t>
            </w:r>
            <w:r>
              <w:rPr>
                <w:b/>
                <w:bCs/>
                <w:lang w:val="en-US"/>
              </w:rPr>
              <w:t>R</w:t>
            </w:r>
          </w:p>
        </w:tc>
        <w:tc>
          <w:tcPr>
            <w:tcW w:w="6861" w:type="dxa"/>
            <w:vAlign w:val="center"/>
          </w:tcPr>
          <w:p w14:paraId="06EBA056" w14:textId="3671365D" w:rsidR="007D6CD5" w:rsidRDefault="007D6CD5" w:rsidP="00237E5F">
            <w:pPr>
              <w:jc w:val="center"/>
              <w:rPr>
                <w:lang w:val="en-US"/>
              </w:rPr>
            </w:pPr>
            <w:proofErr w:type="spellStart"/>
            <w:r w:rsidRPr="00B21C56">
              <w:rPr>
                <w:lang w:val="en-US"/>
              </w:rPr>
              <w:t>fa_id</w:t>
            </w:r>
            <w:proofErr w:type="spellEnd"/>
            <w:r w:rsidRPr="00B21C56">
              <w:rPr>
                <w:lang w:val="en-US"/>
              </w:rPr>
              <w:t xml:space="preserve"> </w:t>
            </w:r>
            <w:proofErr w:type="gramStart"/>
            <w:r w:rsidRPr="00B21C56">
              <w:rPr>
                <w:lang w:val="en-US"/>
              </w:rPr>
              <w:t>→</w:t>
            </w:r>
            <w:r w:rsidR="008D6821">
              <w:rPr>
                <w:lang w:val="en-US"/>
              </w:rPr>
              <w:t>(</w:t>
            </w:r>
            <w:r w:rsidRPr="00B21C56">
              <w:rPr>
                <w:lang w:val="en-US"/>
              </w:rPr>
              <w:t xml:space="preserve"> </w:t>
            </w:r>
            <w:proofErr w:type="spellStart"/>
            <w:r w:rsidRPr="00B21C56">
              <w:rPr>
                <w:lang w:val="en-US"/>
              </w:rPr>
              <w:t>fa</w:t>
            </w:r>
            <w:proofErr w:type="gramEnd"/>
            <w:r w:rsidRPr="00B21C56">
              <w:rPr>
                <w:lang w:val="en-US"/>
              </w:rPr>
              <w:t>_name</w:t>
            </w:r>
            <w:proofErr w:type="spellEnd"/>
            <w:r w:rsidRPr="00B21C56">
              <w:rPr>
                <w:lang w:val="en-US"/>
              </w:rPr>
              <w:t xml:space="preserve">, </w:t>
            </w:r>
            <w:proofErr w:type="spellStart"/>
            <w:r w:rsidRPr="00B21C56">
              <w:rPr>
                <w:lang w:val="en-US"/>
              </w:rPr>
              <w:t>email_id</w:t>
            </w:r>
            <w:proofErr w:type="spellEnd"/>
            <w:r w:rsidR="008D6821">
              <w:rPr>
                <w:lang w:val="en-US"/>
              </w:rPr>
              <w:t>)</w:t>
            </w:r>
          </w:p>
          <w:p w14:paraId="3C88ACC5" w14:textId="77777777" w:rsidR="007D6CD5" w:rsidRPr="00B21C56" w:rsidRDefault="007D6CD5" w:rsidP="00237E5F">
            <w:pPr>
              <w:jc w:val="center"/>
              <w:rPr>
                <w:lang w:val="en-US"/>
              </w:rPr>
            </w:pPr>
          </w:p>
          <w:p w14:paraId="0D8D7909" w14:textId="6143D59C" w:rsidR="007D6CD5" w:rsidRDefault="007D6CD5" w:rsidP="00237E5F">
            <w:pPr>
              <w:jc w:val="center"/>
              <w:rPr>
                <w:lang w:val="en-US"/>
              </w:rPr>
            </w:pPr>
            <w:proofErr w:type="spellStart"/>
            <w:r w:rsidRPr="00B21C56">
              <w:rPr>
                <w:lang w:val="en-US"/>
              </w:rPr>
              <w:t>email_id</w:t>
            </w:r>
            <w:proofErr w:type="spellEnd"/>
            <w:r w:rsidRPr="00B21C56">
              <w:rPr>
                <w:lang w:val="en-US"/>
              </w:rPr>
              <w:t xml:space="preserve"> → </w:t>
            </w:r>
            <w:r w:rsidR="008D6821">
              <w:rPr>
                <w:lang w:val="en-US"/>
              </w:rPr>
              <w:t>(</w:t>
            </w:r>
            <w:proofErr w:type="spellStart"/>
            <w:r w:rsidRPr="00B21C56">
              <w:rPr>
                <w:lang w:val="en-US"/>
              </w:rPr>
              <w:t>fa_id</w:t>
            </w:r>
            <w:proofErr w:type="spellEnd"/>
            <w:r w:rsidRPr="00B21C56">
              <w:rPr>
                <w:lang w:val="en-US"/>
              </w:rPr>
              <w:t xml:space="preserve">, </w:t>
            </w:r>
            <w:proofErr w:type="spellStart"/>
            <w:r w:rsidRPr="00B21C56">
              <w:rPr>
                <w:lang w:val="en-US"/>
              </w:rPr>
              <w:t>fa_name</w:t>
            </w:r>
            <w:proofErr w:type="spellEnd"/>
            <w:r w:rsidR="008D6821">
              <w:rPr>
                <w:lang w:val="en-US"/>
              </w:rPr>
              <w:t>)</w:t>
            </w:r>
          </w:p>
        </w:tc>
      </w:tr>
      <w:tr w:rsidR="007D6CD5" w14:paraId="0FF806DC" w14:textId="77777777" w:rsidTr="00237E5F">
        <w:trPr>
          <w:trHeight w:val="2148"/>
        </w:trPr>
        <w:tc>
          <w:tcPr>
            <w:tcW w:w="2875" w:type="dxa"/>
            <w:vAlign w:val="center"/>
          </w:tcPr>
          <w:p w14:paraId="6227318C" w14:textId="4E615110" w:rsidR="007D6CD5" w:rsidRDefault="00613737" w:rsidP="00237E5F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WARDEN</w:t>
            </w:r>
          </w:p>
        </w:tc>
        <w:tc>
          <w:tcPr>
            <w:tcW w:w="6861" w:type="dxa"/>
            <w:vAlign w:val="center"/>
          </w:tcPr>
          <w:p w14:paraId="14A4C3CB" w14:textId="0DCC2DF1" w:rsidR="007D6CD5" w:rsidRDefault="00613737" w:rsidP="00237E5F">
            <w:pPr>
              <w:jc w:val="center"/>
              <w:rPr>
                <w:lang w:val="en-US"/>
              </w:rPr>
            </w:pPr>
            <w:proofErr w:type="spellStart"/>
            <w:r w:rsidRPr="00613737">
              <w:rPr>
                <w:lang w:val="en-US"/>
              </w:rPr>
              <w:t>warden_id</w:t>
            </w:r>
            <w:proofErr w:type="spellEnd"/>
            <w:r w:rsidRPr="00613737">
              <w:rPr>
                <w:lang w:val="en-US"/>
              </w:rPr>
              <w:t xml:space="preserve"> → </w:t>
            </w:r>
            <w:r w:rsidR="008D6821">
              <w:rPr>
                <w:lang w:val="en-US"/>
              </w:rPr>
              <w:t>(</w:t>
            </w:r>
            <w:proofErr w:type="spellStart"/>
            <w:r w:rsidRPr="00613737">
              <w:rPr>
                <w:lang w:val="en-US"/>
              </w:rPr>
              <w:t>wd_name</w:t>
            </w:r>
            <w:proofErr w:type="spellEnd"/>
            <w:r w:rsidRPr="00613737">
              <w:rPr>
                <w:lang w:val="en-US"/>
              </w:rPr>
              <w:t xml:space="preserve">, </w:t>
            </w:r>
            <w:proofErr w:type="spellStart"/>
            <w:r w:rsidRPr="00613737">
              <w:rPr>
                <w:lang w:val="en-US"/>
              </w:rPr>
              <w:t>email_id</w:t>
            </w:r>
            <w:proofErr w:type="spellEnd"/>
            <w:r w:rsidRPr="00613737">
              <w:rPr>
                <w:lang w:val="en-US"/>
              </w:rPr>
              <w:t xml:space="preserve">, </w:t>
            </w:r>
            <w:proofErr w:type="spellStart"/>
            <w:r w:rsidRPr="00613737">
              <w:rPr>
                <w:lang w:val="en-US"/>
              </w:rPr>
              <w:t>hostel_name</w:t>
            </w:r>
            <w:proofErr w:type="spellEnd"/>
            <w:r w:rsidR="008D6821">
              <w:rPr>
                <w:lang w:val="en-US"/>
              </w:rPr>
              <w:t>)</w:t>
            </w:r>
          </w:p>
        </w:tc>
      </w:tr>
      <w:tr w:rsidR="007D6CD5" w14:paraId="578A1FBA" w14:textId="77777777" w:rsidTr="00237E5F">
        <w:trPr>
          <w:trHeight w:val="2148"/>
        </w:trPr>
        <w:tc>
          <w:tcPr>
            <w:tcW w:w="2875" w:type="dxa"/>
            <w:vAlign w:val="center"/>
          </w:tcPr>
          <w:p w14:paraId="392BDDAB" w14:textId="1C4FD706" w:rsidR="007D6CD5" w:rsidRPr="008D6821" w:rsidRDefault="008D6821" w:rsidP="00237E5F">
            <w:pPr>
              <w:jc w:val="center"/>
              <w:rPr>
                <w:b/>
                <w:bCs/>
                <w:lang w:val="en-US"/>
              </w:rPr>
            </w:pPr>
            <w:r w:rsidRPr="008D6821">
              <w:rPr>
                <w:b/>
                <w:bCs/>
                <w:lang w:val="en-US"/>
              </w:rPr>
              <w:t>APPLICATION</w:t>
            </w:r>
          </w:p>
        </w:tc>
        <w:tc>
          <w:tcPr>
            <w:tcW w:w="6861" w:type="dxa"/>
            <w:vAlign w:val="center"/>
          </w:tcPr>
          <w:p w14:paraId="32B8C0E3" w14:textId="77777777" w:rsidR="007D6CD5" w:rsidRDefault="008D6821" w:rsidP="00237E5F">
            <w:pPr>
              <w:jc w:val="center"/>
              <w:rPr>
                <w:lang w:val="en-US"/>
              </w:rPr>
            </w:pPr>
            <w:proofErr w:type="spellStart"/>
            <w:r w:rsidRPr="008D6821">
              <w:rPr>
                <w:lang w:val="en-US"/>
              </w:rPr>
              <w:t>app_no</w:t>
            </w:r>
            <w:proofErr w:type="spellEnd"/>
            <w:r w:rsidRPr="008D6821">
              <w:rPr>
                <w:lang w:val="en-US"/>
              </w:rPr>
              <w:t xml:space="preserve"> → (reason, </w:t>
            </w:r>
            <w:proofErr w:type="spellStart"/>
            <w:r w:rsidRPr="008D6821">
              <w:rPr>
                <w:lang w:val="en-US"/>
              </w:rPr>
              <w:t>start_date</w:t>
            </w:r>
            <w:proofErr w:type="spellEnd"/>
            <w:r w:rsidRPr="008D6821">
              <w:rPr>
                <w:lang w:val="en-US"/>
              </w:rPr>
              <w:t xml:space="preserve">, </w:t>
            </w:r>
            <w:proofErr w:type="spellStart"/>
            <w:r w:rsidRPr="008D6821">
              <w:rPr>
                <w:lang w:val="en-US"/>
              </w:rPr>
              <w:t>end_date</w:t>
            </w:r>
            <w:proofErr w:type="spellEnd"/>
            <w:r w:rsidRPr="008D6821">
              <w:rPr>
                <w:lang w:val="en-US"/>
              </w:rPr>
              <w:t xml:space="preserve">, </w:t>
            </w:r>
            <w:proofErr w:type="spellStart"/>
            <w:r w:rsidRPr="008D6821">
              <w:rPr>
                <w:lang w:val="en-US"/>
              </w:rPr>
              <w:t>no_working_days</w:t>
            </w:r>
            <w:proofErr w:type="spellEnd"/>
            <w:r w:rsidRPr="008D6821">
              <w:rPr>
                <w:lang w:val="en-US"/>
              </w:rPr>
              <w:t xml:space="preserve">, </w:t>
            </w:r>
            <w:proofErr w:type="spellStart"/>
            <w:r w:rsidRPr="008D6821">
              <w:rPr>
                <w:lang w:val="en-US"/>
              </w:rPr>
              <w:t>application_status</w:t>
            </w:r>
            <w:proofErr w:type="spellEnd"/>
            <w:r w:rsidRPr="008D6821">
              <w:rPr>
                <w:lang w:val="en-US"/>
              </w:rPr>
              <w:t xml:space="preserve">, </w:t>
            </w:r>
            <w:proofErr w:type="spellStart"/>
            <w:r w:rsidRPr="008D6821">
              <w:rPr>
                <w:lang w:val="en-US"/>
              </w:rPr>
              <w:t>student_id</w:t>
            </w:r>
            <w:proofErr w:type="spellEnd"/>
            <w:r w:rsidRPr="008D6821">
              <w:rPr>
                <w:lang w:val="en-US"/>
              </w:rPr>
              <w:t xml:space="preserve">, </w:t>
            </w:r>
            <w:proofErr w:type="spellStart"/>
            <w:r w:rsidRPr="008D6821">
              <w:rPr>
                <w:lang w:val="en-US"/>
              </w:rPr>
              <w:t>fa_id</w:t>
            </w:r>
            <w:proofErr w:type="spellEnd"/>
            <w:r w:rsidRPr="008D6821">
              <w:rPr>
                <w:lang w:val="en-US"/>
              </w:rPr>
              <w:t>)</w:t>
            </w:r>
          </w:p>
          <w:p w14:paraId="66F93DFE" w14:textId="77777777" w:rsidR="001E5EE3" w:rsidRDefault="001E5EE3" w:rsidP="00237E5F">
            <w:pPr>
              <w:jc w:val="center"/>
              <w:rPr>
                <w:lang w:val="en-US"/>
              </w:rPr>
            </w:pPr>
          </w:p>
          <w:p w14:paraId="62E3C85A" w14:textId="2903E9A7" w:rsidR="001E5EE3" w:rsidRDefault="001E5EE3" w:rsidP="00237E5F">
            <w:pPr>
              <w:jc w:val="center"/>
              <w:rPr>
                <w:lang w:val="en-US"/>
              </w:rPr>
            </w:pPr>
            <w:proofErr w:type="spellStart"/>
            <w:r w:rsidRPr="001E5EE3">
              <w:rPr>
                <w:lang w:val="en-US"/>
              </w:rPr>
              <w:t>student_id</w:t>
            </w:r>
            <w:proofErr w:type="spellEnd"/>
            <w:r w:rsidRPr="001E5EE3">
              <w:rPr>
                <w:lang w:val="en-US"/>
              </w:rPr>
              <w:t xml:space="preserve"> → </w:t>
            </w:r>
            <w:proofErr w:type="spellStart"/>
            <w:r w:rsidRPr="001E5EE3">
              <w:rPr>
                <w:lang w:val="en-US"/>
              </w:rPr>
              <w:t>fa_id</w:t>
            </w:r>
            <w:proofErr w:type="spellEnd"/>
          </w:p>
        </w:tc>
      </w:tr>
      <w:tr w:rsidR="007D6CD5" w14:paraId="46B4061A" w14:textId="77777777" w:rsidTr="00237E5F">
        <w:trPr>
          <w:trHeight w:val="2148"/>
        </w:trPr>
        <w:tc>
          <w:tcPr>
            <w:tcW w:w="2875" w:type="dxa"/>
            <w:vAlign w:val="center"/>
          </w:tcPr>
          <w:p w14:paraId="68F00626" w14:textId="08FEBE72" w:rsidR="007D6CD5" w:rsidRPr="001E5EE3" w:rsidRDefault="001E5EE3" w:rsidP="00237E5F">
            <w:pPr>
              <w:jc w:val="center"/>
              <w:rPr>
                <w:b/>
                <w:bCs/>
                <w:lang w:val="en-US"/>
              </w:rPr>
            </w:pPr>
            <w:r w:rsidRPr="001E5EE3">
              <w:rPr>
                <w:b/>
                <w:bCs/>
                <w:lang w:val="en-US"/>
              </w:rPr>
              <w:lastRenderedPageBreak/>
              <w:t>GATE_ENTRY</w:t>
            </w:r>
          </w:p>
        </w:tc>
        <w:tc>
          <w:tcPr>
            <w:tcW w:w="6861" w:type="dxa"/>
            <w:vAlign w:val="center"/>
          </w:tcPr>
          <w:p w14:paraId="469A6626" w14:textId="77777777" w:rsidR="007D6CD5" w:rsidRDefault="00075927" w:rsidP="00237E5F">
            <w:pPr>
              <w:jc w:val="center"/>
              <w:rPr>
                <w:lang w:val="en-US"/>
              </w:rPr>
            </w:pPr>
            <w:proofErr w:type="spellStart"/>
            <w:r w:rsidRPr="00075927">
              <w:rPr>
                <w:lang w:val="en-US"/>
              </w:rPr>
              <w:t>entry_id</w:t>
            </w:r>
            <w:proofErr w:type="spellEnd"/>
            <w:r w:rsidRPr="00075927">
              <w:rPr>
                <w:lang w:val="en-US"/>
              </w:rPr>
              <w:t xml:space="preserve"> → (</w:t>
            </w:r>
            <w:proofErr w:type="spellStart"/>
            <w:r w:rsidRPr="00075927">
              <w:rPr>
                <w:lang w:val="en-US"/>
              </w:rPr>
              <w:t>app_no</w:t>
            </w:r>
            <w:proofErr w:type="spellEnd"/>
            <w:r w:rsidRPr="00075927">
              <w:rPr>
                <w:lang w:val="en-US"/>
              </w:rPr>
              <w:t xml:space="preserve">, </w:t>
            </w:r>
            <w:proofErr w:type="spellStart"/>
            <w:r w:rsidRPr="00075927">
              <w:rPr>
                <w:lang w:val="en-US"/>
              </w:rPr>
              <w:t>out_date</w:t>
            </w:r>
            <w:proofErr w:type="spellEnd"/>
            <w:r w:rsidRPr="00075927">
              <w:rPr>
                <w:lang w:val="en-US"/>
              </w:rPr>
              <w:t xml:space="preserve">, </w:t>
            </w:r>
            <w:proofErr w:type="spellStart"/>
            <w:r w:rsidRPr="00075927">
              <w:rPr>
                <w:lang w:val="en-US"/>
              </w:rPr>
              <w:t>in_date</w:t>
            </w:r>
            <w:proofErr w:type="spellEnd"/>
            <w:r w:rsidRPr="00075927">
              <w:rPr>
                <w:lang w:val="en-US"/>
              </w:rPr>
              <w:t>)</w:t>
            </w:r>
          </w:p>
          <w:p w14:paraId="3631D5F4" w14:textId="77777777" w:rsidR="00075927" w:rsidRDefault="00075927" w:rsidP="00237E5F">
            <w:pPr>
              <w:jc w:val="center"/>
              <w:rPr>
                <w:lang w:val="en-US"/>
              </w:rPr>
            </w:pPr>
          </w:p>
          <w:p w14:paraId="5B28C901" w14:textId="3DF55185" w:rsidR="00075927" w:rsidRDefault="00075927" w:rsidP="00237E5F">
            <w:pPr>
              <w:jc w:val="center"/>
              <w:rPr>
                <w:lang w:val="en-US"/>
              </w:rPr>
            </w:pPr>
            <w:proofErr w:type="spellStart"/>
            <w:r w:rsidRPr="00075927">
              <w:rPr>
                <w:lang w:val="en-US"/>
              </w:rPr>
              <w:t>app_no</w:t>
            </w:r>
            <w:proofErr w:type="spellEnd"/>
            <w:r w:rsidRPr="00075927">
              <w:rPr>
                <w:lang w:val="en-US"/>
              </w:rPr>
              <w:t xml:space="preserve"> → (</w:t>
            </w:r>
            <w:proofErr w:type="spellStart"/>
            <w:r w:rsidRPr="00075927">
              <w:rPr>
                <w:lang w:val="en-US"/>
              </w:rPr>
              <w:t>out_date</w:t>
            </w:r>
            <w:proofErr w:type="spellEnd"/>
            <w:r w:rsidRPr="00075927">
              <w:rPr>
                <w:lang w:val="en-US"/>
              </w:rPr>
              <w:t xml:space="preserve">, </w:t>
            </w:r>
            <w:proofErr w:type="spellStart"/>
            <w:r w:rsidRPr="00075927">
              <w:rPr>
                <w:lang w:val="en-US"/>
              </w:rPr>
              <w:t>in_date</w:t>
            </w:r>
            <w:proofErr w:type="spellEnd"/>
            <w:r w:rsidRPr="00075927">
              <w:rPr>
                <w:lang w:val="en-US"/>
              </w:rPr>
              <w:t>)</w:t>
            </w:r>
          </w:p>
        </w:tc>
      </w:tr>
      <w:tr w:rsidR="007D6CD5" w14:paraId="3D31B80D" w14:textId="77777777" w:rsidTr="00237E5F">
        <w:trPr>
          <w:cantSplit/>
          <w:trHeight w:val="2148"/>
        </w:trPr>
        <w:tc>
          <w:tcPr>
            <w:tcW w:w="2875" w:type="dxa"/>
            <w:vAlign w:val="center"/>
          </w:tcPr>
          <w:p w14:paraId="035AEC04" w14:textId="563A2391" w:rsidR="007D6CD5" w:rsidRPr="007B34BB" w:rsidRDefault="007B34BB" w:rsidP="00237E5F">
            <w:pPr>
              <w:jc w:val="center"/>
              <w:rPr>
                <w:b/>
                <w:bCs/>
                <w:lang w:val="en-US"/>
              </w:rPr>
            </w:pPr>
            <w:r w:rsidRPr="007B34BB">
              <w:rPr>
                <w:b/>
                <w:bCs/>
                <w:lang w:val="en-US"/>
              </w:rPr>
              <w:t>HOSTEL</w:t>
            </w:r>
          </w:p>
        </w:tc>
        <w:tc>
          <w:tcPr>
            <w:tcW w:w="6861" w:type="dxa"/>
            <w:vAlign w:val="center"/>
          </w:tcPr>
          <w:p w14:paraId="521CFD64" w14:textId="45ECD846" w:rsidR="007D6CD5" w:rsidRDefault="00CB1E54" w:rsidP="00237E5F">
            <w:pPr>
              <w:jc w:val="center"/>
              <w:rPr>
                <w:lang w:val="en-US"/>
              </w:rPr>
            </w:pPr>
            <w:proofErr w:type="spellStart"/>
            <w:r w:rsidRPr="00CB1E54">
              <w:rPr>
                <w:lang w:val="en-US"/>
              </w:rPr>
              <w:t>hostel_name</w:t>
            </w:r>
            <w:proofErr w:type="spellEnd"/>
            <w:r w:rsidRPr="00CB1E54">
              <w:rPr>
                <w:lang w:val="en-US"/>
              </w:rPr>
              <w:t xml:space="preserve"> → (strength, </w:t>
            </w:r>
            <w:proofErr w:type="spellStart"/>
            <w:r w:rsidRPr="00CB1E54">
              <w:rPr>
                <w:lang w:val="en-US"/>
              </w:rPr>
              <w:t>on_leave</w:t>
            </w:r>
            <w:proofErr w:type="spellEnd"/>
            <w:r w:rsidRPr="00CB1E54">
              <w:rPr>
                <w:lang w:val="en-US"/>
              </w:rPr>
              <w:t>)</w:t>
            </w:r>
          </w:p>
        </w:tc>
      </w:tr>
      <w:tr w:rsidR="007D6CD5" w14:paraId="409ECC2D" w14:textId="77777777" w:rsidTr="00237E5F">
        <w:trPr>
          <w:trHeight w:val="2148"/>
        </w:trPr>
        <w:tc>
          <w:tcPr>
            <w:tcW w:w="2875" w:type="dxa"/>
            <w:vAlign w:val="center"/>
          </w:tcPr>
          <w:p w14:paraId="376E9294" w14:textId="1794FDD8" w:rsidR="007D6CD5" w:rsidRPr="00341408" w:rsidRDefault="00341408" w:rsidP="00237E5F">
            <w:pPr>
              <w:jc w:val="center"/>
              <w:rPr>
                <w:b/>
                <w:bCs/>
                <w:lang w:val="en-US"/>
              </w:rPr>
            </w:pPr>
            <w:r w:rsidRPr="00341408">
              <w:rPr>
                <w:b/>
                <w:bCs/>
                <w:lang w:val="en-US"/>
              </w:rPr>
              <w:t>APPLICATION_WARDEN</w:t>
            </w:r>
          </w:p>
        </w:tc>
        <w:tc>
          <w:tcPr>
            <w:tcW w:w="6861" w:type="dxa"/>
            <w:vAlign w:val="center"/>
          </w:tcPr>
          <w:p w14:paraId="27FA1906" w14:textId="04E66A17" w:rsidR="007D6CD5" w:rsidRDefault="00A41AFD" w:rsidP="00237E5F">
            <w:pPr>
              <w:jc w:val="center"/>
              <w:rPr>
                <w:lang w:val="en-US"/>
              </w:rPr>
            </w:pPr>
            <w:r w:rsidRPr="00A41AFD">
              <w:rPr>
                <w:lang w:val="en-US"/>
              </w:rPr>
              <w:t>(</w:t>
            </w:r>
            <w:proofErr w:type="spellStart"/>
            <w:r w:rsidRPr="00A41AFD">
              <w:rPr>
                <w:lang w:val="en-US"/>
              </w:rPr>
              <w:t>app_no</w:t>
            </w:r>
            <w:proofErr w:type="spellEnd"/>
            <w:r w:rsidRPr="00A41AFD">
              <w:rPr>
                <w:lang w:val="en-US"/>
              </w:rPr>
              <w:t xml:space="preserve">, </w:t>
            </w:r>
            <w:proofErr w:type="spellStart"/>
            <w:r w:rsidRPr="00A41AFD">
              <w:rPr>
                <w:lang w:val="en-US"/>
              </w:rPr>
              <w:t>warden_id</w:t>
            </w:r>
            <w:proofErr w:type="spellEnd"/>
            <w:r w:rsidRPr="00A41AFD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r w:rsidRPr="00CB1E54">
              <w:rPr>
                <w:lang w:val="en-US"/>
              </w:rPr>
              <w:t>→</w:t>
            </w:r>
            <w:r>
              <w:rPr>
                <w:lang w:val="en-US"/>
              </w:rPr>
              <w:t xml:space="preserve"> </w:t>
            </w:r>
            <w:r w:rsidRPr="00A41AFD">
              <w:rPr>
                <w:lang w:val="en-US"/>
              </w:rPr>
              <w:t>(</w:t>
            </w:r>
            <w:proofErr w:type="spellStart"/>
            <w:r w:rsidRPr="00A41AFD">
              <w:rPr>
                <w:lang w:val="en-US"/>
              </w:rPr>
              <w:t>app_no</w:t>
            </w:r>
            <w:proofErr w:type="spellEnd"/>
            <w:r w:rsidRPr="00A41AFD">
              <w:rPr>
                <w:lang w:val="en-US"/>
              </w:rPr>
              <w:t xml:space="preserve">, </w:t>
            </w:r>
            <w:proofErr w:type="spellStart"/>
            <w:r w:rsidRPr="00A41AFD">
              <w:rPr>
                <w:lang w:val="en-US"/>
              </w:rPr>
              <w:t>warden_id</w:t>
            </w:r>
            <w:proofErr w:type="spellEnd"/>
            <w:r w:rsidRPr="00A41AFD">
              <w:rPr>
                <w:lang w:val="en-US"/>
              </w:rPr>
              <w:t>)</w:t>
            </w:r>
          </w:p>
        </w:tc>
      </w:tr>
      <w:tr w:rsidR="00341408" w14:paraId="28DF8841" w14:textId="77777777" w:rsidTr="00237E5F">
        <w:trPr>
          <w:trHeight w:val="2148"/>
        </w:trPr>
        <w:tc>
          <w:tcPr>
            <w:tcW w:w="2875" w:type="dxa"/>
            <w:vAlign w:val="center"/>
          </w:tcPr>
          <w:p w14:paraId="61C7F86A" w14:textId="0D5021A8" w:rsidR="00341408" w:rsidRPr="00341408" w:rsidRDefault="00341408" w:rsidP="00237E5F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STUDENT_WARDEN</w:t>
            </w:r>
          </w:p>
        </w:tc>
        <w:tc>
          <w:tcPr>
            <w:tcW w:w="6861" w:type="dxa"/>
            <w:vAlign w:val="center"/>
          </w:tcPr>
          <w:p w14:paraId="4F91D685" w14:textId="561CF5B7" w:rsidR="00341408" w:rsidRPr="00A41AFD" w:rsidRDefault="00237E5F" w:rsidP="00237E5F">
            <w:pPr>
              <w:jc w:val="center"/>
              <w:rPr>
                <w:lang w:val="en-US"/>
              </w:rPr>
            </w:pPr>
            <w:r w:rsidRPr="00237E5F">
              <w:rPr>
                <w:lang w:val="en-US"/>
              </w:rPr>
              <w:t>(</w:t>
            </w:r>
            <w:proofErr w:type="spellStart"/>
            <w:r w:rsidRPr="00237E5F">
              <w:rPr>
                <w:lang w:val="en-US"/>
              </w:rPr>
              <w:t>student_id</w:t>
            </w:r>
            <w:proofErr w:type="spellEnd"/>
            <w:r w:rsidRPr="00237E5F">
              <w:rPr>
                <w:lang w:val="en-US"/>
              </w:rPr>
              <w:t xml:space="preserve">, </w:t>
            </w:r>
            <w:proofErr w:type="spellStart"/>
            <w:r w:rsidRPr="00237E5F">
              <w:rPr>
                <w:lang w:val="en-US"/>
              </w:rPr>
              <w:t>warden_id</w:t>
            </w:r>
            <w:proofErr w:type="spellEnd"/>
            <w:r w:rsidRPr="00237E5F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r w:rsidRPr="00CB1E54">
              <w:rPr>
                <w:lang w:val="en-US"/>
              </w:rPr>
              <w:t>→</w:t>
            </w:r>
            <w:r>
              <w:rPr>
                <w:lang w:val="en-US"/>
              </w:rPr>
              <w:t xml:space="preserve"> </w:t>
            </w:r>
            <w:r w:rsidRPr="00237E5F">
              <w:rPr>
                <w:lang w:val="en-US"/>
              </w:rPr>
              <w:t>(</w:t>
            </w:r>
            <w:proofErr w:type="spellStart"/>
            <w:r w:rsidRPr="00237E5F">
              <w:rPr>
                <w:lang w:val="en-US"/>
              </w:rPr>
              <w:t>student_id</w:t>
            </w:r>
            <w:proofErr w:type="spellEnd"/>
            <w:r w:rsidRPr="00237E5F">
              <w:rPr>
                <w:lang w:val="en-US"/>
              </w:rPr>
              <w:t xml:space="preserve">, </w:t>
            </w:r>
            <w:proofErr w:type="spellStart"/>
            <w:r w:rsidRPr="00237E5F">
              <w:rPr>
                <w:lang w:val="en-US"/>
              </w:rPr>
              <w:t>warden_id</w:t>
            </w:r>
            <w:proofErr w:type="spellEnd"/>
            <w:r w:rsidRPr="00237E5F">
              <w:rPr>
                <w:lang w:val="en-US"/>
              </w:rPr>
              <w:t>)</w:t>
            </w:r>
          </w:p>
        </w:tc>
      </w:tr>
    </w:tbl>
    <w:p w14:paraId="12F0394C" w14:textId="77777777" w:rsidR="007D6CD5" w:rsidRDefault="007D6CD5" w:rsidP="004607A6">
      <w:pPr>
        <w:rPr>
          <w:lang w:val="en-US"/>
        </w:rPr>
      </w:pPr>
    </w:p>
    <w:p w14:paraId="1FC7D164" w14:textId="77777777" w:rsidR="0030617C" w:rsidRDefault="0030617C" w:rsidP="0030617C">
      <w:pPr>
        <w:spacing w:after="0"/>
        <w:rPr>
          <w:lang w:val="en-US"/>
        </w:rPr>
      </w:pPr>
    </w:p>
    <w:p w14:paraId="7B9D5763" w14:textId="77777777" w:rsidR="0030617C" w:rsidRPr="00B21C56" w:rsidRDefault="0030617C" w:rsidP="0030617C">
      <w:pPr>
        <w:spacing w:after="0"/>
        <w:rPr>
          <w:lang w:val="en-US"/>
        </w:rPr>
      </w:pPr>
    </w:p>
    <w:p w14:paraId="75FC65BA" w14:textId="77777777" w:rsidR="004607A6" w:rsidRPr="00B21C56" w:rsidRDefault="004607A6" w:rsidP="004607A6">
      <w:pPr>
        <w:ind w:firstLine="720"/>
        <w:rPr>
          <w:lang w:val="en-US"/>
        </w:rPr>
      </w:pPr>
    </w:p>
    <w:p w14:paraId="5CA3873A" w14:textId="77777777" w:rsidR="004607A6" w:rsidRDefault="004607A6" w:rsidP="004607A6">
      <w:pPr>
        <w:ind w:firstLine="720"/>
        <w:rPr>
          <w:lang w:val="en-US"/>
        </w:rPr>
      </w:pPr>
    </w:p>
    <w:p w14:paraId="4FAEE6AE" w14:textId="77777777" w:rsidR="004607A6" w:rsidRPr="004607A6" w:rsidRDefault="004607A6" w:rsidP="004607A6">
      <w:pPr>
        <w:ind w:firstLine="720"/>
        <w:rPr>
          <w:lang w:val="en-US"/>
        </w:rPr>
      </w:pPr>
    </w:p>
    <w:p w14:paraId="32CEE158" w14:textId="77777777" w:rsidR="00754957" w:rsidRDefault="00754957" w:rsidP="00754957">
      <w:pPr>
        <w:rPr>
          <w:sz w:val="24"/>
          <w:szCs w:val="24"/>
          <w:lang w:val="en-US"/>
        </w:rPr>
      </w:pPr>
    </w:p>
    <w:p w14:paraId="747E80A7" w14:textId="77777777" w:rsidR="00FC5CF3" w:rsidRDefault="00FC5CF3" w:rsidP="004607A6">
      <w:pPr>
        <w:pStyle w:val="Title"/>
        <w:rPr>
          <w:ins w:id="104" w:author="Rithika E" w:date="2024-11-03T11:44:00Z" w16du:dateUtc="2024-11-03T06:14:00Z"/>
          <w:sz w:val="52"/>
          <w:szCs w:val="52"/>
          <w:lang w:val="en-US"/>
        </w:rPr>
      </w:pPr>
    </w:p>
    <w:p w14:paraId="2DA42B13" w14:textId="77777777" w:rsidR="00E75A9D" w:rsidRDefault="00E75A9D" w:rsidP="004607A6">
      <w:pPr>
        <w:pStyle w:val="Title"/>
        <w:rPr>
          <w:sz w:val="52"/>
          <w:szCs w:val="52"/>
          <w:lang w:val="en-US"/>
        </w:rPr>
      </w:pPr>
    </w:p>
    <w:p w14:paraId="20F22442" w14:textId="77777777" w:rsidR="00E90970" w:rsidRDefault="00E90970" w:rsidP="004607A6">
      <w:pPr>
        <w:pStyle w:val="Title"/>
        <w:rPr>
          <w:sz w:val="52"/>
          <w:szCs w:val="52"/>
          <w:lang w:val="en-US"/>
        </w:rPr>
      </w:pPr>
    </w:p>
    <w:p w14:paraId="0F411BBD" w14:textId="77777777" w:rsidR="003F730D" w:rsidRDefault="003F730D" w:rsidP="004607A6">
      <w:pPr>
        <w:pStyle w:val="Title"/>
        <w:rPr>
          <w:rStyle w:val="Strong"/>
        </w:rPr>
      </w:pPr>
    </w:p>
    <w:p w14:paraId="265124C7" w14:textId="57771A84" w:rsidR="004607A6" w:rsidRPr="00B4514C" w:rsidRDefault="00040E03" w:rsidP="004607A6">
      <w:pPr>
        <w:pStyle w:val="Title"/>
        <w:rPr>
          <w:rStyle w:val="Strong"/>
          <w:u w:val="single"/>
        </w:rPr>
      </w:pPr>
      <w:r w:rsidRPr="00B4514C">
        <w:rPr>
          <w:rStyle w:val="Strong"/>
          <w:u w:val="single"/>
        </w:rPr>
        <w:lastRenderedPageBreak/>
        <w:t>NORMALIZATION APPLIED</w:t>
      </w:r>
    </w:p>
    <w:p w14:paraId="544310F8" w14:textId="77777777" w:rsidR="004607A6" w:rsidRDefault="004607A6" w:rsidP="004607A6">
      <w:pPr>
        <w:rPr>
          <w:lang w:val="en-US"/>
        </w:rPr>
      </w:pPr>
    </w:p>
    <w:p w14:paraId="06AF4DB2" w14:textId="4D255F69" w:rsidR="004607A6" w:rsidRPr="003D1A69" w:rsidRDefault="004607A6" w:rsidP="004607A6">
      <w:pPr>
        <w:rPr>
          <w:b/>
          <w:bCs/>
          <w:lang w:val="en-US"/>
        </w:rPr>
      </w:pPr>
      <w:proofErr w:type="gramStart"/>
      <w:r w:rsidRPr="003D1A69">
        <w:rPr>
          <w:b/>
          <w:bCs/>
          <w:lang w:val="en-US"/>
        </w:rPr>
        <w:t>USER :</w:t>
      </w:r>
      <w:proofErr w:type="gramEnd"/>
    </w:p>
    <w:p w14:paraId="4C96E46F" w14:textId="77777777" w:rsidR="004607A6" w:rsidRPr="004607A6" w:rsidRDefault="004607A6" w:rsidP="004607A6">
      <w:pPr>
        <w:numPr>
          <w:ilvl w:val="0"/>
          <w:numId w:val="16"/>
        </w:numPr>
      </w:pPr>
      <w:r w:rsidRPr="004607A6">
        <w:t>Table is already in 1NF as no multivalued attribute exists.</w:t>
      </w:r>
    </w:p>
    <w:p w14:paraId="53C64F7D" w14:textId="77777777" w:rsidR="004607A6" w:rsidRPr="004607A6" w:rsidRDefault="004607A6" w:rsidP="004607A6">
      <w:pPr>
        <w:numPr>
          <w:ilvl w:val="0"/>
          <w:numId w:val="16"/>
        </w:numPr>
      </w:pPr>
      <w:r w:rsidRPr="004607A6">
        <w:t xml:space="preserve">Both </w:t>
      </w:r>
      <w:proofErr w:type="spellStart"/>
      <w:r w:rsidRPr="004607A6">
        <w:t>user_type</w:t>
      </w:r>
      <w:proofErr w:type="spellEnd"/>
      <w:r w:rsidRPr="004607A6">
        <w:t xml:space="preserve"> and password are fully dependent on candidate key (</w:t>
      </w:r>
      <w:proofErr w:type="spellStart"/>
      <w:r w:rsidRPr="004607A6">
        <w:t>user_id</w:t>
      </w:r>
      <w:proofErr w:type="spellEnd"/>
      <w:r w:rsidRPr="004607A6">
        <w:t>), hence the table is in 2NF.</w:t>
      </w:r>
    </w:p>
    <w:p w14:paraId="79E44E17" w14:textId="77777777" w:rsidR="004607A6" w:rsidRDefault="004607A6" w:rsidP="004607A6">
      <w:pPr>
        <w:numPr>
          <w:ilvl w:val="0"/>
          <w:numId w:val="16"/>
        </w:numPr>
      </w:pPr>
      <w:r w:rsidRPr="004607A6">
        <w:t>In all functional dependency, the LHS is candidate (which is subset of super key), hence table is in 3NF.</w:t>
      </w:r>
    </w:p>
    <w:p w14:paraId="13395235" w14:textId="25DBE4DA" w:rsidR="00DA0E11" w:rsidRPr="003D1A69" w:rsidRDefault="004B31B8" w:rsidP="00DA0E11">
      <w:pPr>
        <w:rPr>
          <w:b/>
          <w:bCs/>
        </w:rPr>
      </w:pPr>
      <w:proofErr w:type="gramStart"/>
      <w:r w:rsidRPr="003D1A69">
        <w:rPr>
          <w:b/>
          <w:bCs/>
        </w:rPr>
        <w:t>STUDENT :</w:t>
      </w:r>
      <w:proofErr w:type="gramEnd"/>
    </w:p>
    <w:p w14:paraId="187A72C1" w14:textId="77777777" w:rsidR="004B31B8" w:rsidRPr="004607A6" w:rsidRDefault="004B31B8" w:rsidP="004B31B8">
      <w:pPr>
        <w:numPr>
          <w:ilvl w:val="0"/>
          <w:numId w:val="16"/>
        </w:numPr>
      </w:pPr>
      <w:r w:rsidRPr="004607A6">
        <w:t>Table is already in 1NF as no multivalued attribute exists.</w:t>
      </w:r>
    </w:p>
    <w:p w14:paraId="344E59D6" w14:textId="77777777" w:rsidR="005F3C91" w:rsidRDefault="002F7B36" w:rsidP="00BF1D67">
      <w:pPr>
        <w:numPr>
          <w:ilvl w:val="0"/>
          <w:numId w:val="16"/>
        </w:numPr>
      </w:pPr>
      <w:r w:rsidRPr="002F7B36">
        <w:t>Since each candidate key is a single attribute, there is no possibility of partial dependency. Each non-prime attribute depends on a whole candidate key</w:t>
      </w:r>
      <w:r w:rsidR="005F3C91">
        <w:t>.</w:t>
      </w:r>
    </w:p>
    <w:p w14:paraId="68808940" w14:textId="5A613CC0" w:rsidR="004B31B8" w:rsidRDefault="005F3C91" w:rsidP="004B7504">
      <w:pPr>
        <w:numPr>
          <w:ilvl w:val="0"/>
          <w:numId w:val="16"/>
        </w:numPr>
      </w:pPr>
      <w:r>
        <w:t>In each case, non-prime attributes (</w:t>
      </w:r>
      <w:proofErr w:type="spellStart"/>
      <w:r>
        <w:t>student_name</w:t>
      </w:r>
      <w:proofErr w:type="spellEnd"/>
      <w:r>
        <w:t xml:space="preserve">, address, </w:t>
      </w:r>
      <w:proofErr w:type="spellStart"/>
      <w:r>
        <w:t>guardian_phone</w:t>
      </w:r>
      <w:proofErr w:type="spellEnd"/>
      <w:r>
        <w:t xml:space="preserve">, </w:t>
      </w:r>
      <w:proofErr w:type="spellStart"/>
      <w:r>
        <w:t>FA_id</w:t>
      </w:r>
      <w:proofErr w:type="spellEnd"/>
      <w:r>
        <w:t xml:space="preserve">, </w:t>
      </w:r>
      <w:proofErr w:type="spellStart"/>
      <w:r>
        <w:t>hostel_name</w:t>
      </w:r>
      <w:proofErr w:type="spellEnd"/>
      <w:r>
        <w:t xml:space="preserve">) are directly dependent on the candidate keys and not on any other non-prime </w:t>
      </w:r>
      <w:proofErr w:type="spellStart"/>
      <w:proofErr w:type="gramStart"/>
      <w:r>
        <w:t>attribute.Thus</w:t>
      </w:r>
      <w:proofErr w:type="spellEnd"/>
      <w:proofErr w:type="gramEnd"/>
      <w:r>
        <w:t>, there are no transitive dependencies, and the table is in 3NF.</w:t>
      </w:r>
    </w:p>
    <w:p w14:paraId="7C3BD112" w14:textId="445C94DA" w:rsidR="00637F97" w:rsidRPr="003D1A69" w:rsidRDefault="00637F97" w:rsidP="00637F97">
      <w:pPr>
        <w:rPr>
          <w:b/>
          <w:bCs/>
        </w:rPr>
      </w:pPr>
      <w:r w:rsidRPr="003D1A69">
        <w:rPr>
          <w:b/>
          <w:bCs/>
        </w:rPr>
        <w:t xml:space="preserve">FACULTY_ADVISOR: </w:t>
      </w:r>
    </w:p>
    <w:p w14:paraId="071819A6" w14:textId="77777777" w:rsidR="00637F97" w:rsidRPr="004607A6" w:rsidRDefault="00637F97" w:rsidP="00637F97">
      <w:pPr>
        <w:numPr>
          <w:ilvl w:val="0"/>
          <w:numId w:val="16"/>
        </w:numPr>
      </w:pPr>
      <w:r w:rsidRPr="004607A6">
        <w:t>Table is already in 1NF as no multivalued attribute exists.</w:t>
      </w:r>
    </w:p>
    <w:p w14:paraId="1149B2FD" w14:textId="77777777" w:rsidR="00673246" w:rsidRDefault="00192D25" w:rsidP="00673246">
      <w:pPr>
        <w:numPr>
          <w:ilvl w:val="0"/>
          <w:numId w:val="16"/>
        </w:numPr>
      </w:pPr>
      <w:r>
        <w:t>Since both candidate keys (</w:t>
      </w:r>
      <w:proofErr w:type="spellStart"/>
      <w:r>
        <w:t>fa_id</w:t>
      </w:r>
      <w:proofErr w:type="spellEnd"/>
      <w:r>
        <w:t xml:space="preserve"> and </w:t>
      </w:r>
      <w:proofErr w:type="spellStart"/>
      <w:r>
        <w:t>email_id</w:t>
      </w:r>
      <w:proofErr w:type="spellEnd"/>
      <w:r>
        <w:t xml:space="preserve">) are single attributes, there can’t be any partial dependency (as partial dependency only occurs with composite keys). </w:t>
      </w:r>
      <w:proofErr w:type="spellStart"/>
      <w:r>
        <w:t>fa_name</w:t>
      </w:r>
      <w:proofErr w:type="spellEnd"/>
      <w:r>
        <w:t xml:space="preserve"> is fully functionally dependent on each candidate key (</w:t>
      </w:r>
      <w:proofErr w:type="spellStart"/>
      <w:r>
        <w:t>fa_id</w:t>
      </w:r>
      <w:proofErr w:type="spellEnd"/>
      <w:r>
        <w:t xml:space="preserve"> and </w:t>
      </w:r>
      <w:proofErr w:type="spellStart"/>
      <w:r>
        <w:t>email_id</w:t>
      </w:r>
      <w:proofErr w:type="spellEnd"/>
      <w:r>
        <w:t>), so there are no partial dependencies.</w:t>
      </w:r>
      <w:r w:rsidR="00673246">
        <w:t xml:space="preserve"> </w:t>
      </w:r>
      <w:r>
        <w:t>Conclusion: The table is in 2NF.</w:t>
      </w:r>
    </w:p>
    <w:p w14:paraId="0D0FA8D6" w14:textId="0C42132E" w:rsidR="00637F97" w:rsidRDefault="00673246" w:rsidP="0088553E">
      <w:pPr>
        <w:numPr>
          <w:ilvl w:val="0"/>
          <w:numId w:val="16"/>
        </w:numPr>
      </w:pPr>
      <w:r w:rsidRPr="00673246">
        <w:t xml:space="preserve">Here, we have two FDs: </w:t>
      </w:r>
      <w:proofErr w:type="spellStart"/>
      <w:r w:rsidRPr="00673246">
        <w:t>fa_id</w:t>
      </w:r>
      <w:proofErr w:type="spellEnd"/>
      <w:r w:rsidRPr="00673246">
        <w:t xml:space="preserve"> → </w:t>
      </w:r>
      <w:proofErr w:type="spellStart"/>
      <w:r w:rsidRPr="00673246">
        <w:t>fa_name</w:t>
      </w:r>
      <w:proofErr w:type="spellEnd"/>
      <w:r w:rsidRPr="00673246">
        <w:t xml:space="preserve">, </w:t>
      </w:r>
      <w:proofErr w:type="spellStart"/>
      <w:r w:rsidRPr="00673246">
        <w:t>email_id</w:t>
      </w:r>
      <w:proofErr w:type="spellEnd"/>
      <w:r w:rsidRPr="00673246">
        <w:t xml:space="preserve"> and </w:t>
      </w:r>
      <w:proofErr w:type="spellStart"/>
      <w:r w:rsidRPr="00673246">
        <w:t>email_id</w:t>
      </w:r>
      <w:proofErr w:type="spellEnd"/>
      <w:r w:rsidRPr="00673246">
        <w:t xml:space="preserve"> → </w:t>
      </w:r>
      <w:proofErr w:type="spellStart"/>
      <w:r w:rsidRPr="00673246">
        <w:t>fa_id</w:t>
      </w:r>
      <w:proofErr w:type="spellEnd"/>
      <w:r w:rsidRPr="00673246">
        <w:t xml:space="preserve">, </w:t>
      </w:r>
      <w:proofErr w:type="spellStart"/>
      <w:r w:rsidRPr="00673246">
        <w:t>fa_name</w:t>
      </w:r>
      <w:proofErr w:type="spellEnd"/>
      <w:r w:rsidRPr="00673246">
        <w:t>.</w:t>
      </w:r>
      <w:r w:rsidR="00931DA5">
        <w:t xml:space="preserve"> </w:t>
      </w:r>
      <w:r w:rsidRPr="00673246">
        <w:t xml:space="preserve">Both </w:t>
      </w:r>
      <w:proofErr w:type="spellStart"/>
      <w:r w:rsidRPr="00673246">
        <w:t>fa_id</w:t>
      </w:r>
      <w:proofErr w:type="spellEnd"/>
      <w:r w:rsidRPr="00673246">
        <w:t xml:space="preserve"> and </w:t>
      </w:r>
      <w:proofErr w:type="spellStart"/>
      <w:r w:rsidRPr="00673246">
        <w:t>email_id</w:t>
      </w:r>
      <w:proofErr w:type="spellEnd"/>
      <w:r w:rsidRPr="00673246">
        <w:t xml:space="preserve"> are </w:t>
      </w:r>
      <w:proofErr w:type="spellStart"/>
      <w:r w:rsidRPr="00673246">
        <w:t>superkeys</w:t>
      </w:r>
      <w:proofErr w:type="spellEnd"/>
      <w:r w:rsidRPr="00673246">
        <w:t xml:space="preserve"> (candidate keys) for this table</w:t>
      </w:r>
      <w:r w:rsidR="00931DA5">
        <w:t xml:space="preserve">. </w:t>
      </w:r>
      <w:r w:rsidRPr="00673246">
        <w:t xml:space="preserve">The non-prime attribute </w:t>
      </w:r>
      <w:proofErr w:type="spellStart"/>
      <w:r w:rsidRPr="00673246">
        <w:t>fa_name</w:t>
      </w:r>
      <w:proofErr w:type="spellEnd"/>
      <w:r w:rsidRPr="00673246">
        <w:t xml:space="preserve"> is directly dependent on candidate keys without any intermediary dependencies.</w:t>
      </w:r>
      <w:r w:rsidR="00931DA5">
        <w:t xml:space="preserve"> </w:t>
      </w:r>
      <w:r w:rsidRPr="00673246">
        <w:t>Conclusion: The table is in 3NF.</w:t>
      </w:r>
    </w:p>
    <w:p w14:paraId="6EBE52DB" w14:textId="4D5A4886" w:rsidR="00931DA5" w:rsidRDefault="00E620A3" w:rsidP="0088553E">
      <w:pPr>
        <w:numPr>
          <w:ilvl w:val="0"/>
          <w:numId w:val="16"/>
        </w:numPr>
      </w:pPr>
      <w:r w:rsidRPr="00E620A3">
        <w:t>Both FDs (</w:t>
      </w:r>
      <w:proofErr w:type="spellStart"/>
      <w:r w:rsidRPr="00E620A3">
        <w:t>fa_id</w:t>
      </w:r>
      <w:proofErr w:type="spellEnd"/>
      <w:r w:rsidRPr="00E620A3">
        <w:t xml:space="preserve"> → </w:t>
      </w:r>
      <w:proofErr w:type="spellStart"/>
      <w:r w:rsidRPr="00E620A3">
        <w:t>fa_name</w:t>
      </w:r>
      <w:proofErr w:type="spellEnd"/>
      <w:r w:rsidRPr="00E620A3">
        <w:t xml:space="preserve">, </w:t>
      </w:r>
      <w:proofErr w:type="spellStart"/>
      <w:r w:rsidRPr="00E620A3">
        <w:t>email_id</w:t>
      </w:r>
      <w:proofErr w:type="spellEnd"/>
      <w:r w:rsidRPr="00E620A3">
        <w:t xml:space="preserve"> and </w:t>
      </w:r>
      <w:proofErr w:type="spellStart"/>
      <w:r w:rsidRPr="00E620A3">
        <w:t>email_id</w:t>
      </w:r>
      <w:proofErr w:type="spellEnd"/>
      <w:r w:rsidRPr="00E620A3">
        <w:t xml:space="preserve"> → </w:t>
      </w:r>
      <w:proofErr w:type="spellStart"/>
      <w:r w:rsidRPr="00E620A3">
        <w:t>fa_id</w:t>
      </w:r>
      <w:proofErr w:type="spellEnd"/>
      <w:r w:rsidRPr="00E620A3">
        <w:t xml:space="preserve">, </w:t>
      </w:r>
      <w:proofErr w:type="spellStart"/>
      <w:r w:rsidRPr="00E620A3">
        <w:t>fa_name</w:t>
      </w:r>
      <w:proofErr w:type="spellEnd"/>
      <w:r w:rsidRPr="00E620A3">
        <w:t xml:space="preserve">) have </w:t>
      </w:r>
      <w:proofErr w:type="spellStart"/>
      <w:r w:rsidRPr="00E620A3">
        <w:t>superkeys</w:t>
      </w:r>
      <w:proofErr w:type="spellEnd"/>
      <w:r w:rsidRPr="00E620A3">
        <w:t xml:space="preserve"> on the left side (</w:t>
      </w:r>
      <w:proofErr w:type="spellStart"/>
      <w:r w:rsidRPr="00E620A3">
        <w:t>fa_id</w:t>
      </w:r>
      <w:proofErr w:type="spellEnd"/>
      <w:r w:rsidRPr="00E620A3">
        <w:t xml:space="preserve"> and </w:t>
      </w:r>
      <w:proofErr w:type="spellStart"/>
      <w:r w:rsidRPr="00E620A3">
        <w:t>email_id</w:t>
      </w:r>
      <w:proofErr w:type="spellEnd"/>
      <w:r w:rsidRPr="00E620A3">
        <w:t xml:space="preserve"> are candidate keys), which satisfies BCNF.</w:t>
      </w:r>
    </w:p>
    <w:p w14:paraId="2DAB970E" w14:textId="77777777" w:rsidR="00637F97" w:rsidRDefault="00637F97" w:rsidP="00637F97"/>
    <w:p w14:paraId="2BB3E3B1" w14:textId="35E185AA" w:rsidR="005F3C91" w:rsidRPr="003D1A69" w:rsidRDefault="00A66A82" w:rsidP="005F3C91">
      <w:pPr>
        <w:rPr>
          <w:b/>
          <w:bCs/>
        </w:rPr>
      </w:pPr>
      <w:r w:rsidRPr="003D1A69">
        <w:rPr>
          <w:b/>
          <w:bCs/>
        </w:rPr>
        <w:t>WARDEN</w:t>
      </w:r>
      <w:r w:rsidR="0061113A" w:rsidRPr="003D1A69">
        <w:rPr>
          <w:b/>
          <w:bCs/>
        </w:rPr>
        <w:t>:</w:t>
      </w:r>
    </w:p>
    <w:p w14:paraId="15D2307A" w14:textId="77777777" w:rsidR="00995818" w:rsidRPr="004607A6" w:rsidRDefault="00995818" w:rsidP="00995818">
      <w:pPr>
        <w:numPr>
          <w:ilvl w:val="0"/>
          <w:numId w:val="16"/>
        </w:numPr>
      </w:pPr>
      <w:r w:rsidRPr="004607A6">
        <w:t>Table is already in 1NF as no multivalued attribute exists.</w:t>
      </w:r>
    </w:p>
    <w:p w14:paraId="135877D9" w14:textId="77777777" w:rsidR="005B5A19" w:rsidRDefault="00A66A82" w:rsidP="00435EFB">
      <w:pPr>
        <w:numPr>
          <w:ilvl w:val="0"/>
          <w:numId w:val="16"/>
        </w:numPr>
      </w:pPr>
      <w:r w:rsidRPr="00A66A82">
        <w:t>Since there is only one candidate key (</w:t>
      </w:r>
      <w:proofErr w:type="spellStart"/>
      <w:r w:rsidRPr="00A66A82">
        <w:t>warden_id</w:t>
      </w:r>
      <w:proofErr w:type="spellEnd"/>
      <w:r w:rsidRPr="00A66A82">
        <w:t xml:space="preserve">), and all non-prime attributes are fully dependent on </w:t>
      </w:r>
      <w:proofErr w:type="spellStart"/>
      <w:r w:rsidRPr="00A66A82">
        <w:t>warden_id</w:t>
      </w:r>
      <w:proofErr w:type="spellEnd"/>
      <w:r w:rsidRPr="00A66A82">
        <w:t>, this table is in 2NF.</w:t>
      </w:r>
    </w:p>
    <w:p w14:paraId="07B6237B" w14:textId="05F14108" w:rsidR="00995818" w:rsidRDefault="005B5A19" w:rsidP="00435EFB">
      <w:pPr>
        <w:numPr>
          <w:ilvl w:val="0"/>
          <w:numId w:val="16"/>
        </w:numPr>
      </w:pPr>
      <w:r w:rsidRPr="005B5A19">
        <w:t>In this case, there are no transitive dependencies. All non-prime attributes depend directly on the candidate key (</w:t>
      </w:r>
      <w:proofErr w:type="spellStart"/>
      <w:r w:rsidRPr="005B5A19">
        <w:t>warden_id</w:t>
      </w:r>
      <w:proofErr w:type="spellEnd"/>
      <w:r w:rsidRPr="005B5A19">
        <w:t>), so the table is in 3NF.</w:t>
      </w:r>
    </w:p>
    <w:p w14:paraId="79155BA7" w14:textId="0C77E559" w:rsidR="005B5A19" w:rsidRDefault="00637F97" w:rsidP="00435EFB">
      <w:pPr>
        <w:numPr>
          <w:ilvl w:val="0"/>
          <w:numId w:val="16"/>
        </w:numPr>
      </w:pPr>
      <w:r w:rsidRPr="00637F97">
        <w:t xml:space="preserve">Here, the only functional dependency is </w:t>
      </w:r>
      <w:proofErr w:type="spellStart"/>
      <w:r w:rsidRPr="00637F97">
        <w:t>warden_id</w:t>
      </w:r>
      <w:proofErr w:type="spellEnd"/>
      <w:r w:rsidRPr="00637F97">
        <w:t xml:space="preserve"> → (</w:t>
      </w:r>
      <w:proofErr w:type="spellStart"/>
      <w:r w:rsidRPr="00637F97">
        <w:t>wd_name</w:t>
      </w:r>
      <w:proofErr w:type="spellEnd"/>
      <w:r w:rsidRPr="00637F97">
        <w:t xml:space="preserve">, </w:t>
      </w:r>
      <w:proofErr w:type="spellStart"/>
      <w:r w:rsidRPr="00637F97">
        <w:t>email_id</w:t>
      </w:r>
      <w:proofErr w:type="spellEnd"/>
      <w:r w:rsidRPr="00637F97">
        <w:t xml:space="preserve">, </w:t>
      </w:r>
      <w:proofErr w:type="spellStart"/>
      <w:r w:rsidRPr="00637F97">
        <w:t>hostel_name</w:t>
      </w:r>
      <w:proofErr w:type="spellEnd"/>
      <w:r w:rsidRPr="00637F97">
        <w:t xml:space="preserve">). Since </w:t>
      </w:r>
      <w:proofErr w:type="spellStart"/>
      <w:r w:rsidRPr="00637F97">
        <w:t>warden_id</w:t>
      </w:r>
      <w:proofErr w:type="spellEnd"/>
      <w:r w:rsidRPr="00637F97">
        <w:t xml:space="preserve"> is a candidate key (and hence a super key), the table is also in BCNF.</w:t>
      </w:r>
    </w:p>
    <w:p w14:paraId="2F37014B" w14:textId="3D892007" w:rsidR="00E620A3" w:rsidRDefault="002A76AD" w:rsidP="00E620A3">
      <w:proofErr w:type="gramStart"/>
      <w:r w:rsidRPr="003D1A69">
        <w:rPr>
          <w:b/>
          <w:bCs/>
        </w:rPr>
        <w:t>APPLICATION</w:t>
      </w:r>
      <w:r>
        <w:t xml:space="preserve"> :</w:t>
      </w:r>
      <w:proofErr w:type="gramEnd"/>
    </w:p>
    <w:p w14:paraId="49B14EF9" w14:textId="77777777" w:rsidR="002A76AD" w:rsidRPr="004607A6" w:rsidRDefault="002A76AD" w:rsidP="002A76AD">
      <w:pPr>
        <w:numPr>
          <w:ilvl w:val="0"/>
          <w:numId w:val="16"/>
        </w:numPr>
      </w:pPr>
      <w:r w:rsidRPr="004607A6">
        <w:lastRenderedPageBreak/>
        <w:t>Table is already in 1NF as no multivalued attribute exists.</w:t>
      </w:r>
    </w:p>
    <w:p w14:paraId="322F876A" w14:textId="128331FD" w:rsidR="002A76AD" w:rsidRDefault="007859C4" w:rsidP="007859C4">
      <w:pPr>
        <w:numPr>
          <w:ilvl w:val="0"/>
          <w:numId w:val="16"/>
        </w:numPr>
      </w:pPr>
      <w:r w:rsidRPr="007859C4">
        <w:t xml:space="preserve">Here, </w:t>
      </w:r>
      <w:proofErr w:type="spellStart"/>
      <w:r w:rsidRPr="007859C4">
        <w:t>fa_id</w:t>
      </w:r>
      <w:proofErr w:type="spellEnd"/>
      <w:r w:rsidRPr="007859C4">
        <w:t xml:space="preserve"> is only dependent on </w:t>
      </w:r>
      <w:proofErr w:type="spellStart"/>
      <w:r w:rsidRPr="007859C4">
        <w:t>student_id</w:t>
      </w:r>
      <w:proofErr w:type="spellEnd"/>
      <w:r w:rsidRPr="007859C4">
        <w:t xml:space="preserve"> and not directly on </w:t>
      </w:r>
      <w:proofErr w:type="spellStart"/>
      <w:r w:rsidRPr="007859C4">
        <w:t>app_no</w:t>
      </w:r>
      <w:proofErr w:type="spellEnd"/>
      <w:r w:rsidRPr="007859C4">
        <w:t>, creating a partial dependency.</w:t>
      </w:r>
      <w:r>
        <w:t xml:space="preserve"> </w:t>
      </w:r>
      <w:r w:rsidRPr="007859C4">
        <w:t xml:space="preserve">To bring the table into 2NF, we need to remove this partial dependency by separating </w:t>
      </w:r>
      <w:proofErr w:type="spellStart"/>
      <w:r w:rsidRPr="007859C4">
        <w:t>fa_</w:t>
      </w:r>
      <w:proofErr w:type="gramStart"/>
      <w:r w:rsidRPr="007859C4">
        <w:t>id</w:t>
      </w:r>
      <w:proofErr w:type="spellEnd"/>
      <w:r w:rsidRPr="007859C4">
        <w:t xml:space="preserve">  into</w:t>
      </w:r>
      <w:proofErr w:type="gramEnd"/>
      <w:r w:rsidRPr="007859C4">
        <w:t xml:space="preserve"> a different table. </w:t>
      </w:r>
      <w:r>
        <w:t>S</w:t>
      </w:r>
      <w:r w:rsidRPr="007859C4">
        <w:t xml:space="preserve">ince student table contains </w:t>
      </w:r>
      <w:proofErr w:type="spellStart"/>
      <w:r w:rsidRPr="007859C4">
        <w:t>fa_id</w:t>
      </w:r>
      <w:proofErr w:type="spellEnd"/>
      <w:r w:rsidRPr="007859C4">
        <w:t xml:space="preserve"> we remove it from the application table</w:t>
      </w:r>
    </w:p>
    <w:p w14:paraId="1F3EEC6C" w14:textId="38E67FB9" w:rsidR="007859C4" w:rsidRDefault="00B008AA" w:rsidP="007859C4">
      <w:pPr>
        <w:numPr>
          <w:ilvl w:val="0"/>
          <w:numId w:val="16"/>
        </w:numPr>
      </w:pPr>
      <w:r>
        <w:t>The table is in 3NF form as there are no transitive dependency</w:t>
      </w:r>
      <w:r w:rsidR="003032FA">
        <w:t xml:space="preserve"> present.</w:t>
      </w:r>
    </w:p>
    <w:p w14:paraId="19CD8B5A" w14:textId="247B2BD4" w:rsidR="003032FA" w:rsidRPr="003D1A69" w:rsidRDefault="003032FA" w:rsidP="003032FA">
      <w:pPr>
        <w:rPr>
          <w:b/>
          <w:bCs/>
        </w:rPr>
      </w:pPr>
      <w:r w:rsidRPr="003D1A69">
        <w:rPr>
          <w:b/>
          <w:bCs/>
        </w:rPr>
        <w:t>GATE_ENTRY:</w:t>
      </w:r>
    </w:p>
    <w:p w14:paraId="7E8F3BF2" w14:textId="77777777" w:rsidR="003032FA" w:rsidRPr="004607A6" w:rsidRDefault="003032FA" w:rsidP="003032FA">
      <w:pPr>
        <w:numPr>
          <w:ilvl w:val="0"/>
          <w:numId w:val="16"/>
        </w:numPr>
      </w:pPr>
      <w:r w:rsidRPr="004607A6">
        <w:t>Table is already in 1NF as no multivalued attribute exists.</w:t>
      </w:r>
    </w:p>
    <w:p w14:paraId="41EBF080" w14:textId="4EEB8D54" w:rsidR="003032FA" w:rsidRDefault="00940618" w:rsidP="00B33AD3">
      <w:pPr>
        <w:numPr>
          <w:ilvl w:val="0"/>
          <w:numId w:val="16"/>
        </w:numPr>
      </w:pPr>
      <w:r>
        <w:t>In this case, all non-prime attributes (</w:t>
      </w:r>
      <w:proofErr w:type="spellStart"/>
      <w:r>
        <w:t>app_no</w:t>
      </w:r>
      <w:proofErr w:type="spellEnd"/>
      <w:r>
        <w:t xml:space="preserve">, </w:t>
      </w:r>
      <w:proofErr w:type="spellStart"/>
      <w:r>
        <w:t>out_date</w:t>
      </w:r>
      <w:proofErr w:type="spellEnd"/>
      <w:r>
        <w:t xml:space="preserve">, </w:t>
      </w:r>
      <w:proofErr w:type="spellStart"/>
      <w:r>
        <w:t>in_date</w:t>
      </w:r>
      <w:proofErr w:type="spellEnd"/>
      <w:r>
        <w:t xml:space="preserve">) are fully dependent on </w:t>
      </w:r>
      <w:proofErr w:type="spellStart"/>
      <w:r>
        <w:t>entry_id</w:t>
      </w:r>
      <w:proofErr w:type="spellEnd"/>
      <w:r>
        <w:t xml:space="preserve">, the candidate </w:t>
      </w:r>
      <w:proofErr w:type="spellStart"/>
      <w:proofErr w:type="gramStart"/>
      <w:r>
        <w:t>key.Therefore</w:t>
      </w:r>
      <w:proofErr w:type="spellEnd"/>
      <w:proofErr w:type="gramEnd"/>
      <w:r>
        <w:t xml:space="preserve">, the </w:t>
      </w:r>
      <w:proofErr w:type="spellStart"/>
      <w:r>
        <w:t>GateEntry</w:t>
      </w:r>
      <w:proofErr w:type="spellEnd"/>
      <w:r>
        <w:t xml:space="preserve"> table is already in 2NF.</w:t>
      </w:r>
    </w:p>
    <w:p w14:paraId="496DB57E" w14:textId="2C7607AB" w:rsidR="00940618" w:rsidRPr="003D1A69" w:rsidRDefault="00940618" w:rsidP="00940618">
      <w:pPr>
        <w:rPr>
          <w:b/>
          <w:bCs/>
        </w:rPr>
      </w:pPr>
      <w:r w:rsidRPr="003D1A69">
        <w:rPr>
          <w:b/>
          <w:bCs/>
        </w:rPr>
        <w:t>HOSTEL:</w:t>
      </w:r>
    </w:p>
    <w:p w14:paraId="0C27EDB5" w14:textId="77777777" w:rsidR="004832C6" w:rsidRDefault="00E90970" w:rsidP="004832C6">
      <w:pPr>
        <w:numPr>
          <w:ilvl w:val="0"/>
          <w:numId w:val="16"/>
        </w:numPr>
      </w:pPr>
      <w:r w:rsidRPr="004607A6">
        <w:t>Table is already in 1NF as no multivalued attribute exists.</w:t>
      </w:r>
    </w:p>
    <w:p w14:paraId="70BC1CC6" w14:textId="26D58BE4" w:rsidR="00940618" w:rsidRDefault="004832C6" w:rsidP="00897B55">
      <w:pPr>
        <w:numPr>
          <w:ilvl w:val="0"/>
          <w:numId w:val="16"/>
        </w:numPr>
      </w:pPr>
      <w:r>
        <w:t xml:space="preserve">Here, strength and </w:t>
      </w:r>
      <w:proofErr w:type="spellStart"/>
      <w:r>
        <w:t>on_leave</w:t>
      </w:r>
      <w:proofErr w:type="spellEnd"/>
      <w:r>
        <w:t xml:space="preserve"> are fully dependent on </w:t>
      </w:r>
      <w:proofErr w:type="spellStart"/>
      <w:r>
        <w:t>hostel_name</w:t>
      </w:r>
      <w:proofErr w:type="spellEnd"/>
      <w:r>
        <w:t>, which is the only candidate key. Therefore, the Hostel table is already in 2NF.</w:t>
      </w:r>
    </w:p>
    <w:p w14:paraId="4F41929F" w14:textId="7076D76D" w:rsidR="004832C6" w:rsidRDefault="00FA07BD" w:rsidP="00082D86">
      <w:pPr>
        <w:numPr>
          <w:ilvl w:val="0"/>
          <w:numId w:val="16"/>
        </w:numPr>
      </w:pPr>
      <w:r w:rsidRPr="00FA07BD">
        <w:t xml:space="preserve">In this table, there are no transitive dependencies. strength and </w:t>
      </w:r>
      <w:proofErr w:type="spellStart"/>
      <w:r w:rsidRPr="00FA07BD">
        <w:t>on_leave</w:t>
      </w:r>
      <w:proofErr w:type="spellEnd"/>
      <w:r w:rsidRPr="00FA07BD">
        <w:t xml:space="preserve"> are directly dependent on </w:t>
      </w:r>
      <w:proofErr w:type="spellStart"/>
      <w:r w:rsidRPr="00FA07BD">
        <w:t>hostel_name</w:t>
      </w:r>
      <w:proofErr w:type="spellEnd"/>
      <w:r w:rsidRPr="00FA07BD">
        <w:t>, the candidate key.</w:t>
      </w:r>
      <w:r>
        <w:t xml:space="preserve"> </w:t>
      </w:r>
      <w:r w:rsidRPr="00FA07BD">
        <w:t>Therefore, the Hostel table is already in 3NF.</w:t>
      </w:r>
    </w:p>
    <w:p w14:paraId="411C89FF" w14:textId="2B870D82" w:rsidR="00FA07BD" w:rsidRDefault="00FA07BD" w:rsidP="00082D86">
      <w:pPr>
        <w:numPr>
          <w:ilvl w:val="0"/>
          <w:numId w:val="16"/>
        </w:numPr>
      </w:pPr>
      <w:r w:rsidRPr="00FA07BD">
        <w:t xml:space="preserve">Since </w:t>
      </w:r>
      <w:proofErr w:type="spellStart"/>
      <w:r w:rsidRPr="00FA07BD">
        <w:t>hostel_name</w:t>
      </w:r>
      <w:proofErr w:type="spellEnd"/>
      <w:r w:rsidRPr="00FA07BD">
        <w:t xml:space="preserve"> is the only candidate key and all functional dependencies have </w:t>
      </w:r>
      <w:proofErr w:type="spellStart"/>
      <w:r w:rsidRPr="00FA07BD">
        <w:t>hostel_name</w:t>
      </w:r>
      <w:proofErr w:type="spellEnd"/>
      <w:r w:rsidRPr="00FA07BD">
        <w:t xml:space="preserve"> as their determinant, the table is also in BCNF.</w:t>
      </w:r>
    </w:p>
    <w:p w14:paraId="2F9C9F86" w14:textId="10E0CDCA" w:rsidR="00FA07BD" w:rsidRPr="003D1A69" w:rsidRDefault="00FA07BD" w:rsidP="00FA07BD">
      <w:pPr>
        <w:rPr>
          <w:b/>
          <w:bCs/>
        </w:rPr>
      </w:pPr>
      <w:r w:rsidRPr="003D1A69">
        <w:rPr>
          <w:b/>
          <w:bCs/>
        </w:rPr>
        <w:t xml:space="preserve">APPLICATION_WARDEN: </w:t>
      </w:r>
    </w:p>
    <w:p w14:paraId="5926BC5A" w14:textId="77777777" w:rsidR="00275793" w:rsidRDefault="00275793" w:rsidP="00275793">
      <w:pPr>
        <w:numPr>
          <w:ilvl w:val="0"/>
          <w:numId w:val="16"/>
        </w:numPr>
      </w:pPr>
      <w:r w:rsidRPr="004607A6">
        <w:t>Table is already in 1NF as no multivalued attribute exists.</w:t>
      </w:r>
    </w:p>
    <w:p w14:paraId="62F59720" w14:textId="77777777" w:rsidR="000C6EA0" w:rsidRDefault="000C6EA0" w:rsidP="00275793">
      <w:pPr>
        <w:numPr>
          <w:ilvl w:val="0"/>
          <w:numId w:val="16"/>
        </w:numPr>
      </w:pPr>
      <w:r w:rsidRPr="000C6EA0">
        <w:t xml:space="preserve">All attributes (in this case, </w:t>
      </w:r>
      <w:proofErr w:type="spellStart"/>
      <w:r w:rsidRPr="000C6EA0">
        <w:t>app_no</w:t>
      </w:r>
      <w:proofErr w:type="spellEnd"/>
      <w:r w:rsidRPr="000C6EA0">
        <w:t xml:space="preserve"> and </w:t>
      </w:r>
      <w:proofErr w:type="spellStart"/>
      <w:r w:rsidRPr="000C6EA0">
        <w:t>warden_id</w:t>
      </w:r>
      <w:proofErr w:type="spellEnd"/>
      <w:r w:rsidRPr="000C6EA0">
        <w:t xml:space="preserve"> as the composite key) are fully functionally dependent on the entire candidate key.</w:t>
      </w:r>
    </w:p>
    <w:p w14:paraId="56AE69E9" w14:textId="77777777" w:rsidR="006C3619" w:rsidRDefault="000C6EA0" w:rsidP="008F314A">
      <w:pPr>
        <w:numPr>
          <w:ilvl w:val="0"/>
          <w:numId w:val="16"/>
        </w:numPr>
      </w:pPr>
      <w:r w:rsidRPr="000C6EA0">
        <w:t>There are no transitive dependencies, as there are no non-key attributes.</w:t>
      </w:r>
    </w:p>
    <w:p w14:paraId="6CB5CDD9" w14:textId="45B0D8E4" w:rsidR="002A76AD" w:rsidRDefault="006C3619" w:rsidP="00DA0AB0">
      <w:pPr>
        <w:numPr>
          <w:ilvl w:val="0"/>
          <w:numId w:val="16"/>
        </w:numPr>
      </w:pPr>
      <w:r>
        <w:t xml:space="preserve">The table is also in BCNF because: For every functional dependency, the determinant is a </w:t>
      </w:r>
      <w:proofErr w:type="spellStart"/>
      <w:r>
        <w:t>superkey</w:t>
      </w:r>
      <w:proofErr w:type="spellEnd"/>
      <w:r>
        <w:t>. Here, the only functional dependency is the primary key itself, which is also a </w:t>
      </w:r>
      <w:proofErr w:type="spellStart"/>
      <w:r>
        <w:t>superkey</w:t>
      </w:r>
      <w:proofErr w:type="spellEnd"/>
      <w:r>
        <w:t>.</w:t>
      </w:r>
    </w:p>
    <w:p w14:paraId="679441BA" w14:textId="17A9D2D7" w:rsidR="006C3619" w:rsidRPr="003D1A69" w:rsidRDefault="006C3619" w:rsidP="006C3619">
      <w:pPr>
        <w:rPr>
          <w:b/>
          <w:bCs/>
        </w:rPr>
      </w:pPr>
      <w:r w:rsidRPr="003D1A69">
        <w:rPr>
          <w:b/>
          <w:bCs/>
        </w:rPr>
        <w:t xml:space="preserve">STUDENT_WARDEN: </w:t>
      </w:r>
    </w:p>
    <w:p w14:paraId="06581C5A" w14:textId="77777777" w:rsidR="006C3619" w:rsidRDefault="006C3619" w:rsidP="006C3619">
      <w:pPr>
        <w:numPr>
          <w:ilvl w:val="0"/>
          <w:numId w:val="16"/>
        </w:numPr>
      </w:pPr>
      <w:r w:rsidRPr="004607A6">
        <w:t>Table is already in 1NF as no multivalued attribute exists.</w:t>
      </w:r>
    </w:p>
    <w:p w14:paraId="7D445546" w14:textId="5138CD76" w:rsidR="006C3619" w:rsidRDefault="006C3619" w:rsidP="006C3619">
      <w:pPr>
        <w:numPr>
          <w:ilvl w:val="0"/>
          <w:numId w:val="16"/>
        </w:numPr>
      </w:pPr>
      <w:r w:rsidRPr="000C6EA0">
        <w:t xml:space="preserve">All attributes (in this case, </w:t>
      </w:r>
      <w:proofErr w:type="spellStart"/>
      <w:r w:rsidR="00D945DE">
        <w:t>student_id</w:t>
      </w:r>
      <w:proofErr w:type="spellEnd"/>
      <w:r w:rsidRPr="000C6EA0">
        <w:t xml:space="preserve"> and </w:t>
      </w:r>
      <w:proofErr w:type="spellStart"/>
      <w:r w:rsidRPr="000C6EA0">
        <w:t>warden_id</w:t>
      </w:r>
      <w:proofErr w:type="spellEnd"/>
      <w:r w:rsidRPr="000C6EA0">
        <w:t xml:space="preserve"> as the composite key) are fully functionally dependent on the entire candidate key.</w:t>
      </w:r>
    </w:p>
    <w:p w14:paraId="4188618E" w14:textId="77777777" w:rsidR="006C3619" w:rsidRDefault="006C3619" w:rsidP="006C3619">
      <w:pPr>
        <w:numPr>
          <w:ilvl w:val="0"/>
          <w:numId w:val="16"/>
        </w:numPr>
      </w:pPr>
      <w:r w:rsidRPr="000C6EA0">
        <w:t>There are no transitive dependencies, as there are no non-key attributes.</w:t>
      </w:r>
    </w:p>
    <w:p w14:paraId="281359A2" w14:textId="77777777" w:rsidR="006C3619" w:rsidRDefault="006C3619" w:rsidP="006C3619">
      <w:pPr>
        <w:numPr>
          <w:ilvl w:val="0"/>
          <w:numId w:val="16"/>
        </w:numPr>
      </w:pPr>
      <w:r>
        <w:t xml:space="preserve">The table is also in BCNF because: For every functional dependency, the determinant is a </w:t>
      </w:r>
      <w:proofErr w:type="spellStart"/>
      <w:r>
        <w:t>superkey</w:t>
      </w:r>
      <w:proofErr w:type="spellEnd"/>
      <w:r>
        <w:t>. Here, the only functional dependency is the primary key itself, which is also a </w:t>
      </w:r>
      <w:proofErr w:type="spellStart"/>
      <w:r>
        <w:t>superkey</w:t>
      </w:r>
      <w:proofErr w:type="spellEnd"/>
      <w:r>
        <w:t>.</w:t>
      </w:r>
    </w:p>
    <w:p w14:paraId="49F54CEF" w14:textId="77777777" w:rsidR="006C3619" w:rsidRPr="004607A6" w:rsidRDefault="006C3619" w:rsidP="006C3619"/>
    <w:p w14:paraId="3C80D4FB" w14:textId="77777777" w:rsidR="004607A6" w:rsidRPr="004607A6" w:rsidRDefault="004607A6" w:rsidP="004607A6">
      <w:pPr>
        <w:rPr>
          <w:lang w:val="en-US"/>
        </w:rPr>
      </w:pPr>
    </w:p>
    <w:p w14:paraId="439946F8" w14:textId="77777777" w:rsidR="003F730D" w:rsidRDefault="003F730D" w:rsidP="00611FDC">
      <w:pPr>
        <w:rPr>
          <w:b/>
          <w:bCs/>
          <w:sz w:val="48"/>
          <w:szCs w:val="48"/>
          <w:lang w:val="en-US"/>
        </w:rPr>
      </w:pPr>
    </w:p>
    <w:p w14:paraId="5E996EF9" w14:textId="4FD1EDB6" w:rsidR="00611FDC" w:rsidRPr="00B4514C" w:rsidRDefault="00040E03" w:rsidP="00611FDC">
      <w:pPr>
        <w:rPr>
          <w:b/>
          <w:bCs/>
          <w:sz w:val="48"/>
          <w:szCs w:val="48"/>
          <w:u w:val="single"/>
          <w:lang w:val="en-US"/>
        </w:rPr>
      </w:pPr>
      <w:r w:rsidRPr="00B4514C">
        <w:rPr>
          <w:b/>
          <w:bCs/>
          <w:sz w:val="48"/>
          <w:szCs w:val="48"/>
          <w:u w:val="single"/>
          <w:lang w:val="en-US"/>
        </w:rPr>
        <w:lastRenderedPageBreak/>
        <w:t>VALUES ENTERED INTO TABLES</w:t>
      </w:r>
    </w:p>
    <w:p w14:paraId="650EDBA5" w14:textId="6B346AA0" w:rsidR="00040E03" w:rsidRDefault="00040E03" w:rsidP="00040E03">
      <w:pPr>
        <w:rPr>
          <w:b/>
          <w:bCs/>
          <w:sz w:val="28"/>
          <w:szCs w:val="28"/>
          <w:u w:val="single"/>
          <w:lang w:val="en-US"/>
        </w:rPr>
      </w:pPr>
      <w:r w:rsidRPr="003F730D">
        <w:rPr>
          <w:b/>
          <w:bCs/>
          <w:sz w:val="28"/>
          <w:szCs w:val="28"/>
          <w:u w:val="single"/>
          <w:lang w:val="en-US"/>
        </w:rPr>
        <w:t>TABLE -Users</w:t>
      </w:r>
    </w:p>
    <w:p w14:paraId="24CAD7F2" w14:textId="1B9E4926" w:rsidR="008B437A" w:rsidRDefault="00161F35" w:rsidP="00040E03">
      <w:pPr>
        <w:rPr>
          <w:b/>
          <w:bCs/>
          <w:sz w:val="28"/>
          <w:szCs w:val="28"/>
          <w:u w:val="single"/>
          <w:lang w:val="en-US"/>
        </w:rPr>
      </w:pPr>
      <w:r w:rsidRPr="00161F35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2268F05A" wp14:editId="31D4E515">
            <wp:extent cx="6188710" cy="5422265"/>
            <wp:effectExtent l="0" t="0" r="2540" b="6985"/>
            <wp:docPr id="211389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99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5415" w14:textId="77777777" w:rsidR="00161F35" w:rsidRDefault="00161F35" w:rsidP="00040E03">
      <w:pPr>
        <w:rPr>
          <w:b/>
          <w:bCs/>
          <w:sz w:val="28"/>
          <w:szCs w:val="28"/>
          <w:u w:val="single"/>
          <w:lang w:val="en-US"/>
        </w:rPr>
      </w:pPr>
    </w:p>
    <w:p w14:paraId="18F98032" w14:textId="77777777" w:rsidR="00161F35" w:rsidRDefault="00161F35" w:rsidP="00040E03">
      <w:pPr>
        <w:rPr>
          <w:b/>
          <w:bCs/>
          <w:sz w:val="28"/>
          <w:szCs w:val="28"/>
          <w:u w:val="single"/>
          <w:lang w:val="en-US"/>
        </w:rPr>
      </w:pPr>
    </w:p>
    <w:p w14:paraId="434B8E0A" w14:textId="77777777" w:rsidR="00161F35" w:rsidRDefault="00161F35" w:rsidP="00040E03">
      <w:pPr>
        <w:rPr>
          <w:b/>
          <w:bCs/>
          <w:sz w:val="28"/>
          <w:szCs w:val="28"/>
          <w:u w:val="single"/>
          <w:lang w:val="en-US"/>
        </w:rPr>
      </w:pPr>
    </w:p>
    <w:p w14:paraId="202F8C95" w14:textId="77777777" w:rsidR="00161F35" w:rsidRDefault="00161F35" w:rsidP="00040E03">
      <w:pPr>
        <w:rPr>
          <w:b/>
          <w:bCs/>
          <w:sz w:val="28"/>
          <w:szCs w:val="28"/>
          <w:u w:val="single"/>
          <w:lang w:val="en-US"/>
        </w:rPr>
      </w:pPr>
    </w:p>
    <w:p w14:paraId="7D3107A2" w14:textId="77777777" w:rsidR="00161F35" w:rsidRDefault="00161F35" w:rsidP="00040E03">
      <w:pPr>
        <w:rPr>
          <w:b/>
          <w:bCs/>
          <w:sz w:val="28"/>
          <w:szCs w:val="28"/>
          <w:u w:val="single"/>
          <w:lang w:val="en-US"/>
        </w:rPr>
      </w:pPr>
    </w:p>
    <w:p w14:paraId="35F87E67" w14:textId="77777777" w:rsidR="00161F35" w:rsidRDefault="00161F35" w:rsidP="00040E03">
      <w:pPr>
        <w:rPr>
          <w:b/>
          <w:bCs/>
          <w:sz w:val="28"/>
          <w:szCs w:val="28"/>
          <w:u w:val="single"/>
          <w:lang w:val="en-US"/>
        </w:rPr>
      </w:pPr>
    </w:p>
    <w:p w14:paraId="7F0380C2" w14:textId="77777777" w:rsidR="00161F35" w:rsidRDefault="00161F35" w:rsidP="00040E03">
      <w:pPr>
        <w:rPr>
          <w:b/>
          <w:bCs/>
          <w:sz w:val="28"/>
          <w:szCs w:val="28"/>
          <w:u w:val="single"/>
          <w:lang w:val="en-US"/>
        </w:rPr>
      </w:pPr>
    </w:p>
    <w:p w14:paraId="530E6AAC" w14:textId="14CB2FC4" w:rsidR="008B437A" w:rsidRDefault="00040E03" w:rsidP="00040E03">
      <w:pPr>
        <w:rPr>
          <w:b/>
          <w:bCs/>
          <w:sz w:val="28"/>
          <w:szCs w:val="28"/>
          <w:u w:val="single"/>
          <w:lang w:val="en-US"/>
        </w:rPr>
      </w:pPr>
      <w:r w:rsidRPr="003F730D">
        <w:rPr>
          <w:b/>
          <w:bCs/>
          <w:sz w:val="28"/>
          <w:szCs w:val="28"/>
          <w:u w:val="single"/>
          <w:lang w:val="en-US"/>
        </w:rPr>
        <w:lastRenderedPageBreak/>
        <w:t>TABLE-</w:t>
      </w:r>
      <w:proofErr w:type="spellStart"/>
      <w:r w:rsidRPr="003F730D">
        <w:rPr>
          <w:b/>
          <w:bCs/>
          <w:sz w:val="28"/>
          <w:szCs w:val="28"/>
          <w:u w:val="single"/>
          <w:lang w:val="en-US"/>
        </w:rPr>
        <w:t>FacultyAdvisor</w:t>
      </w:r>
      <w:proofErr w:type="spellEnd"/>
    </w:p>
    <w:p w14:paraId="6E172C56" w14:textId="61D77E63" w:rsidR="00161F35" w:rsidRDefault="00161F35" w:rsidP="00040E03">
      <w:pPr>
        <w:rPr>
          <w:b/>
          <w:bCs/>
          <w:sz w:val="28"/>
          <w:szCs w:val="28"/>
          <w:u w:val="single"/>
          <w:lang w:val="en-US"/>
        </w:rPr>
      </w:pPr>
      <w:r w:rsidRPr="00161F35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23189966" wp14:editId="0AB8E994">
            <wp:extent cx="6188710" cy="2319655"/>
            <wp:effectExtent l="0" t="0" r="2540" b="4445"/>
            <wp:docPr id="95978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86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F688" w14:textId="77777777" w:rsidR="008B437A" w:rsidRDefault="008B437A" w:rsidP="003D1A69">
      <w:pPr>
        <w:rPr>
          <w:b/>
          <w:bCs/>
          <w:sz w:val="28"/>
          <w:szCs w:val="28"/>
          <w:u w:val="single"/>
          <w:lang w:val="en-US"/>
        </w:rPr>
      </w:pPr>
    </w:p>
    <w:p w14:paraId="557CDE90" w14:textId="51F4254E" w:rsidR="003D1A69" w:rsidRDefault="003D1A69" w:rsidP="003D1A69">
      <w:pPr>
        <w:rPr>
          <w:b/>
          <w:bCs/>
          <w:sz w:val="28"/>
          <w:szCs w:val="28"/>
          <w:u w:val="single"/>
          <w:lang w:val="en-US"/>
        </w:rPr>
      </w:pPr>
      <w:r w:rsidRPr="003F730D">
        <w:rPr>
          <w:b/>
          <w:bCs/>
          <w:sz w:val="28"/>
          <w:szCs w:val="28"/>
          <w:u w:val="single"/>
          <w:lang w:val="en-US"/>
        </w:rPr>
        <w:t>TABLE-Warden</w:t>
      </w:r>
    </w:p>
    <w:p w14:paraId="041C3469" w14:textId="1E9449C9" w:rsidR="00161F35" w:rsidRDefault="00161F35" w:rsidP="003D1A69">
      <w:pPr>
        <w:rPr>
          <w:b/>
          <w:bCs/>
          <w:sz w:val="28"/>
          <w:szCs w:val="28"/>
          <w:u w:val="single"/>
          <w:lang w:val="en-US"/>
        </w:rPr>
      </w:pPr>
      <w:r w:rsidRPr="00161F35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39DF6788" wp14:editId="322F278F">
            <wp:extent cx="6188710" cy="1752600"/>
            <wp:effectExtent l="0" t="0" r="2540" b="0"/>
            <wp:docPr id="4593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9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69A" w14:textId="77777777" w:rsidR="002E24CC" w:rsidRDefault="002E24CC" w:rsidP="003D1A69">
      <w:pPr>
        <w:rPr>
          <w:b/>
          <w:bCs/>
          <w:sz w:val="28"/>
          <w:szCs w:val="28"/>
          <w:u w:val="single"/>
          <w:lang w:val="en-US"/>
        </w:rPr>
      </w:pPr>
    </w:p>
    <w:p w14:paraId="684DC38E" w14:textId="01C9F14C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  <w:r w:rsidRPr="003F730D">
        <w:rPr>
          <w:b/>
          <w:bCs/>
          <w:sz w:val="28"/>
          <w:szCs w:val="28"/>
          <w:u w:val="single"/>
          <w:lang w:val="en-US"/>
        </w:rPr>
        <w:t>TABLE</w:t>
      </w:r>
      <w:r>
        <w:rPr>
          <w:b/>
          <w:bCs/>
          <w:sz w:val="28"/>
          <w:szCs w:val="28"/>
          <w:u w:val="single"/>
          <w:lang w:val="en-US"/>
        </w:rPr>
        <w:t xml:space="preserve"> – </w:t>
      </w:r>
      <w:proofErr w:type="spellStart"/>
      <w:r>
        <w:rPr>
          <w:b/>
          <w:bCs/>
          <w:sz w:val="28"/>
          <w:szCs w:val="28"/>
          <w:u w:val="single"/>
          <w:lang w:val="en-US"/>
        </w:rPr>
        <w:t>GateEntry</w:t>
      </w:r>
      <w:proofErr w:type="spellEnd"/>
    </w:p>
    <w:p w14:paraId="46B457B7" w14:textId="23E4EAB7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  <w:r w:rsidRPr="00161F35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200D39B6" wp14:editId="1E9B2A2A">
            <wp:extent cx="6188710" cy="2012315"/>
            <wp:effectExtent l="0" t="0" r="2540" b="6985"/>
            <wp:docPr id="2122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3B33" w14:textId="77777777" w:rsidR="00161F35" w:rsidRPr="003F730D" w:rsidRDefault="00161F35" w:rsidP="003D1A69">
      <w:pPr>
        <w:rPr>
          <w:b/>
          <w:bCs/>
          <w:sz w:val="28"/>
          <w:szCs w:val="28"/>
          <w:u w:val="single"/>
          <w:lang w:val="en-US"/>
        </w:rPr>
      </w:pPr>
    </w:p>
    <w:p w14:paraId="326A9200" w14:textId="77777777" w:rsidR="00161F35" w:rsidRDefault="00161F35" w:rsidP="003D1A69">
      <w:pPr>
        <w:rPr>
          <w:b/>
          <w:bCs/>
          <w:sz w:val="28"/>
          <w:szCs w:val="28"/>
          <w:u w:val="single"/>
          <w:lang w:val="en-US"/>
        </w:rPr>
      </w:pPr>
    </w:p>
    <w:p w14:paraId="04495E17" w14:textId="41AD5A36" w:rsidR="003D1A69" w:rsidRDefault="003D1A69" w:rsidP="003D1A69">
      <w:pPr>
        <w:rPr>
          <w:b/>
          <w:bCs/>
          <w:sz w:val="28"/>
          <w:szCs w:val="28"/>
          <w:u w:val="single"/>
          <w:lang w:val="en-US"/>
        </w:rPr>
      </w:pPr>
      <w:r w:rsidRPr="003F730D">
        <w:rPr>
          <w:b/>
          <w:bCs/>
          <w:sz w:val="28"/>
          <w:szCs w:val="28"/>
          <w:u w:val="single"/>
          <w:lang w:val="en-US"/>
        </w:rPr>
        <w:lastRenderedPageBreak/>
        <w:t>TABLE-Hostel</w:t>
      </w:r>
    </w:p>
    <w:p w14:paraId="26775A4B" w14:textId="4F24ED25" w:rsidR="00161F35" w:rsidRDefault="00161F35" w:rsidP="003D1A69">
      <w:pPr>
        <w:rPr>
          <w:b/>
          <w:bCs/>
          <w:sz w:val="28"/>
          <w:szCs w:val="28"/>
          <w:u w:val="single"/>
          <w:lang w:val="en-US"/>
        </w:rPr>
      </w:pPr>
      <w:r w:rsidRPr="00161F35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56AA93A2" wp14:editId="68EE9CF8">
            <wp:extent cx="5715798" cy="3277057"/>
            <wp:effectExtent l="0" t="0" r="0" b="0"/>
            <wp:docPr id="10393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4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FD59" w14:textId="77777777" w:rsidR="002E24CC" w:rsidRPr="003F730D" w:rsidRDefault="002E24CC" w:rsidP="003D1A69">
      <w:pPr>
        <w:rPr>
          <w:b/>
          <w:bCs/>
          <w:sz w:val="28"/>
          <w:szCs w:val="28"/>
          <w:u w:val="single"/>
          <w:lang w:val="en-US"/>
        </w:rPr>
      </w:pPr>
    </w:p>
    <w:p w14:paraId="06D57A12" w14:textId="6A124E3A" w:rsidR="003D1A69" w:rsidRDefault="003D1A69" w:rsidP="003D1A69">
      <w:pPr>
        <w:rPr>
          <w:b/>
          <w:bCs/>
          <w:sz w:val="28"/>
          <w:szCs w:val="28"/>
          <w:u w:val="single"/>
          <w:lang w:val="en-US"/>
        </w:rPr>
      </w:pPr>
      <w:r w:rsidRPr="003F730D">
        <w:rPr>
          <w:b/>
          <w:bCs/>
          <w:sz w:val="28"/>
          <w:szCs w:val="28"/>
          <w:u w:val="single"/>
          <w:lang w:val="en-US"/>
        </w:rPr>
        <w:t>Table-Student</w:t>
      </w:r>
    </w:p>
    <w:p w14:paraId="2F437497" w14:textId="3D74A6C6" w:rsidR="00161F35" w:rsidRDefault="00161F35" w:rsidP="003D1A69">
      <w:pPr>
        <w:rPr>
          <w:b/>
          <w:bCs/>
          <w:sz w:val="28"/>
          <w:szCs w:val="28"/>
          <w:u w:val="single"/>
          <w:lang w:val="en-US"/>
        </w:rPr>
      </w:pPr>
      <w:r w:rsidRPr="00161F35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3F2EBDD1" wp14:editId="57161ACC">
            <wp:extent cx="6188710" cy="1003300"/>
            <wp:effectExtent l="0" t="0" r="2540" b="6350"/>
            <wp:docPr id="188999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97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31E5" w14:textId="77777777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</w:p>
    <w:p w14:paraId="0B5C4DED" w14:textId="1DAA1419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  <w:r w:rsidRPr="003F730D">
        <w:rPr>
          <w:b/>
          <w:bCs/>
          <w:sz w:val="28"/>
          <w:szCs w:val="28"/>
          <w:u w:val="single"/>
          <w:lang w:val="en-US"/>
        </w:rPr>
        <w:t>Table</w:t>
      </w:r>
      <w:r>
        <w:rPr>
          <w:b/>
          <w:bCs/>
          <w:sz w:val="28"/>
          <w:szCs w:val="28"/>
          <w:u w:val="single"/>
          <w:lang w:val="en-US"/>
        </w:rPr>
        <w:t xml:space="preserve"> – Application</w:t>
      </w:r>
    </w:p>
    <w:p w14:paraId="58F82442" w14:textId="2583C70D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  <w:r w:rsidRPr="00161F35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4B77F7DE" wp14:editId="5FC1D7C3">
            <wp:extent cx="6188710" cy="1300480"/>
            <wp:effectExtent l="0" t="0" r="2540" b="0"/>
            <wp:docPr id="157373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30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B256" w14:textId="77777777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</w:p>
    <w:p w14:paraId="1FE62BCB" w14:textId="77777777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</w:p>
    <w:p w14:paraId="720F1D00" w14:textId="77777777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</w:p>
    <w:p w14:paraId="35C10577" w14:textId="77777777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</w:p>
    <w:p w14:paraId="20D1B62F" w14:textId="6E3E261A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  <w:r w:rsidRPr="003F730D">
        <w:rPr>
          <w:b/>
          <w:bCs/>
          <w:sz w:val="28"/>
          <w:szCs w:val="28"/>
          <w:u w:val="single"/>
          <w:lang w:val="en-US"/>
        </w:rPr>
        <w:lastRenderedPageBreak/>
        <w:t>Table</w:t>
      </w:r>
      <w:r>
        <w:rPr>
          <w:b/>
          <w:bCs/>
          <w:sz w:val="28"/>
          <w:szCs w:val="28"/>
          <w:u w:val="single"/>
          <w:lang w:val="en-US"/>
        </w:rPr>
        <w:t xml:space="preserve"> – </w:t>
      </w:r>
      <w:proofErr w:type="spellStart"/>
      <w:r>
        <w:rPr>
          <w:b/>
          <w:bCs/>
          <w:sz w:val="28"/>
          <w:szCs w:val="28"/>
          <w:u w:val="single"/>
          <w:lang w:val="en-US"/>
        </w:rPr>
        <w:t>Application_warden</w:t>
      </w:r>
      <w:proofErr w:type="spellEnd"/>
    </w:p>
    <w:p w14:paraId="6E7521F2" w14:textId="282689AF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  <w:r w:rsidRPr="00161F35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697CCED2" wp14:editId="74173CBB">
            <wp:extent cx="4648849" cy="3496163"/>
            <wp:effectExtent l="0" t="0" r="0" b="9525"/>
            <wp:docPr id="82263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388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4784" w14:textId="77777777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</w:p>
    <w:p w14:paraId="21B5CE5F" w14:textId="689AD9FB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  <w:r w:rsidRPr="003F730D">
        <w:rPr>
          <w:b/>
          <w:bCs/>
          <w:sz w:val="28"/>
          <w:szCs w:val="28"/>
          <w:u w:val="single"/>
          <w:lang w:val="en-US"/>
        </w:rPr>
        <w:t>Table</w:t>
      </w:r>
      <w:r>
        <w:rPr>
          <w:b/>
          <w:bCs/>
          <w:sz w:val="28"/>
          <w:szCs w:val="28"/>
          <w:u w:val="single"/>
          <w:lang w:val="en-US"/>
        </w:rPr>
        <w:t xml:space="preserve"> – </w:t>
      </w:r>
      <w:proofErr w:type="spellStart"/>
      <w:r>
        <w:rPr>
          <w:b/>
          <w:bCs/>
          <w:sz w:val="28"/>
          <w:szCs w:val="28"/>
          <w:u w:val="single"/>
          <w:lang w:val="en-US"/>
        </w:rPr>
        <w:t>Student_warden</w:t>
      </w:r>
      <w:proofErr w:type="spellEnd"/>
    </w:p>
    <w:p w14:paraId="6039BA88" w14:textId="65DB08C9" w:rsidR="00161F35" w:rsidRDefault="0056021D" w:rsidP="00161F35">
      <w:pPr>
        <w:rPr>
          <w:b/>
          <w:bCs/>
          <w:sz w:val="28"/>
          <w:szCs w:val="28"/>
          <w:u w:val="single"/>
          <w:lang w:val="en-US"/>
        </w:rPr>
      </w:pPr>
      <w:r w:rsidRPr="0056021D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1EED013B" wp14:editId="0554F1BB">
            <wp:extent cx="5401429" cy="3029373"/>
            <wp:effectExtent l="0" t="0" r="8890" b="0"/>
            <wp:docPr id="88123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4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992" w14:textId="77777777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</w:p>
    <w:p w14:paraId="5A996CBF" w14:textId="77777777" w:rsidR="00161F35" w:rsidRDefault="00161F35" w:rsidP="00161F35">
      <w:pPr>
        <w:rPr>
          <w:b/>
          <w:bCs/>
          <w:sz w:val="28"/>
          <w:szCs w:val="28"/>
          <w:u w:val="single"/>
          <w:lang w:val="en-US"/>
        </w:rPr>
      </w:pPr>
    </w:p>
    <w:p w14:paraId="5166A02D" w14:textId="77777777" w:rsidR="003D1A69" w:rsidRPr="003D1A69" w:rsidRDefault="003D1A69" w:rsidP="003D1A69">
      <w:pPr>
        <w:rPr>
          <w:sz w:val="24"/>
          <w:szCs w:val="24"/>
          <w:lang w:val="en-US"/>
        </w:rPr>
      </w:pPr>
    </w:p>
    <w:p w14:paraId="7CE7A453" w14:textId="49E3CF3E" w:rsidR="00040E03" w:rsidRPr="00040E03" w:rsidRDefault="00040E03" w:rsidP="00611FDC">
      <w:pPr>
        <w:rPr>
          <w:sz w:val="24"/>
          <w:szCs w:val="24"/>
          <w:lang w:val="en-US"/>
        </w:rPr>
      </w:pPr>
    </w:p>
    <w:p w14:paraId="0F17FFD1" w14:textId="77777777" w:rsidR="00611FDC" w:rsidRDefault="00611FDC" w:rsidP="00611FDC">
      <w:pPr>
        <w:rPr>
          <w:lang w:val="en-US"/>
        </w:rPr>
      </w:pPr>
    </w:p>
    <w:p w14:paraId="55D83EBE" w14:textId="77777777" w:rsidR="00611FDC" w:rsidRDefault="00611FDC" w:rsidP="00611FDC">
      <w:pPr>
        <w:rPr>
          <w:lang w:val="en-US"/>
        </w:rPr>
      </w:pPr>
    </w:p>
    <w:p w14:paraId="6C300DD5" w14:textId="77777777" w:rsidR="00611FDC" w:rsidRPr="00B4514C" w:rsidRDefault="00611FDC" w:rsidP="00611FDC">
      <w:pPr>
        <w:rPr>
          <w:u w:val="single"/>
          <w:lang w:val="en-US"/>
        </w:rPr>
      </w:pPr>
    </w:p>
    <w:p w14:paraId="79CA284B" w14:textId="77777777" w:rsidR="00B4514C" w:rsidRDefault="00B4514C" w:rsidP="00611FDC">
      <w:pPr>
        <w:rPr>
          <w:b/>
          <w:bCs/>
          <w:sz w:val="40"/>
          <w:szCs w:val="40"/>
          <w:u w:val="single"/>
          <w:lang w:val="en-US"/>
        </w:rPr>
      </w:pPr>
    </w:p>
    <w:p w14:paraId="3F9368F3" w14:textId="02C9262C" w:rsidR="00611FDC" w:rsidRPr="00B4514C" w:rsidRDefault="003F730D" w:rsidP="00611FDC">
      <w:pPr>
        <w:rPr>
          <w:b/>
          <w:bCs/>
          <w:sz w:val="40"/>
          <w:szCs w:val="40"/>
          <w:u w:val="single"/>
          <w:lang w:val="en-US"/>
        </w:rPr>
      </w:pPr>
      <w:r w:rsidRPr="00B4514C">
        <w:rPr>
          <w:b/>
          <w:bCs/>
          <w:sz w:val="40"/>
          <w:szCs w:val="40"/>
          <w:u w:val="single"/>
          <w:lang w:val="en-US"/>
        </w:rPr>
        <w:t>TRIGGERS USED</w:t>
      </w:r>
    </w:p>
    <w:p w14:paraId="055FFEE4" w14:textId="5D983F6B" w:rsidR="002E24CC" w:rsidRPr="002E24CC" w:rsidRDefault="002E24CC" w:rsidP="002E24CC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181"/>
      </w:tblGrid>
      <w:tr w:rsidR="002E24CC" w14:paraId="14A35D58" w14:textId="77777777" w:rsidTr="002E24CC">
        <w:tc>
          <w:tcPr>
            <w:tcW w:w="1555" w:type="dxa"/>
          </w:tcPr>
          <w:p w14:paraId="4C1F28B8" w14:textId="73E0FA51" w:rsidR="002E24CC" w:rsidRPr="002E24CC" w:rsidRDefault="002E24CC" w:rsidP="002E24CC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E24CC">
              <w:rPr>
                <w:b/>
                <w:bCs/>
                <w:sz w:val="24"/>
                <w:szCs w:val="24"/>
                <w:lang w:val="en-US"/>
              </w:rPr>
              <w:t>TRIGGER 1</w:t>
            </w:r>
          </w:p>
        </w:tc>
        <w:tc>
          <w:tcPr>
            <w:tcW w:w="8181" w:type="dxa"/>
          </w:tcPr>
          <w:p w14:paraId="234DCA05" w14:textId="64D9B4A5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Trigger to Reset Application Number to last tuple's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app</w:t>
            </w:r>
            <w:r w:rsidR="0056021D">
              <w:rPr>
                <w:sz w:val="24"/>
                <w:szCs w:val="24"/>
                <w:lang w:val="en-US"/>
              </w:rPr>
              <w:t>_no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</w:t>
            </w:r>
            <w:r w:rsidR="0056021D">
              <w:rPr>
                <w:sz w:val="24"/>
                <w:szCs w:val="24"/>
                <w:lang w:val="en-US"/>
              </w:rPr>
              <w:t>– 1 or set it to 0 if application table is empty</w:t>
            </w:r>
          </w:p>
          <w:p w14:paraId="7A4BF42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4EE2BAA3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reset_app_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</w:t>
            </w:r>
          </w:p>
          <w:p w14:paraId="6B1ECED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RETURNS TRIGGER AS $$</w:t>
            </w:r>
          </w:p>
          <w:p w14:paraId="17F2D15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DECLARE</w:t>
            </w:r>
          </w:p>
          <w:p w14:paraId="59560DE2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max_app_no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INT;</w:t>
            </w:r>
          </w:p>
          <w:p w14:paraId="555F8D0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BEGIN</w:t>
            </w:r>
          </w:p>
          <w:p w14:paraId="4DB28EB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-- Check if the table is empty</w:t>
            </w:r>
          </w:p>
          <w:p w14:paraId="561A441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SELECT 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COUNT(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 xml:space="preserve">*) INTO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max_app_no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FROM application;</w:t>
            </w:r>
          </w:p>
          <w:p w14:paraId="48B3345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1DEBF5D4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max_app_no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0 THEN</w:t>
            </w:r>
          </w:p>
          <w:p w14:paraId="0042820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-- If empty, set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app_no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to 1 for the new row</w:t>
            </w:r>
          </w:p>
          <w:p w14:paraId="128359B5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= 1;</w:t>
            </w:r>
          </w:p>
          <w:p w14:paraId="54151E57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ELSE</w:t>
            </w:r>
          </w:p>
          <w:p w14:paraId="4939D08B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-- Otherwise, find the next available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app_no</w:t>
            </w:r>
            <w:proofErr w:type="spellEnd"/>
          </w:p>
          <w:p w14:paraId="4A0247D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SELECT COALESCE(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MAX(</w:t>
            </w:r>
            <w:proofErr w:type="spellStart"/>
            <w:proofErr w:type="gramEnd"/>
            <w:r w:rsidRPr="002E24CC">
              <w:rPr>
                <w:sz w:val="24"/>
                <w:szCs w:val="24"/>
                <w:lang w:val="en-US"/>
              </w:rPr>
              <w:t>app_no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), 0) + 1 INTO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FROM application;</w:t>
            </w:r>
          </w:p>
          <w:p w14:paraId="548B4A7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END IF;</w:t>
            </w:r>
          </w:p>
          <w:p w14:paraId="7EB58482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14A96D0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RETURN 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NEW;  --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 xml:space="preserve"> Return the modified new row with updated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app_no</w:t>
            </w:r>
            <w:proofErr w:type="spellEnd"/>
          </w:p>
          <w:p w14:paraId="42C8A4D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END;</w:t>
            </w:r>
          </w:p>
          <w:p w14:paraId="2668E39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$$ LANGUAGE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plpgsql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;</w:t>
            </w:r>
          </w:p>
          <w:p w14:paraId="20F0BC27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4E6EEDE6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reset_app_no_trigger</w:t>
            </w:r>
            <w:proofErr w:type="spellEnd"/>
          </w:p>
          <w:p w14:paraId="10A96035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BEFORE INSERT ON application</w:t>
            </w:r>
          </w:p>
          <w:p w14:paraId="4CDC87F3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FOR EACH ROW</w:t>
            </w:r>
          </w:p>
          <w:p w14:paraId="4358660B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EXECUTE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reset_app_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);</w:t>
            </w:r>
          </w:p>
          <w:p w14:paraId="314F9BFF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562063F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6269EC84" w14:textId="33A8153C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</w:tc>
      </w:tr>
      <w:tr w:rsidR="002E24CC" w14:paraId="1D2BC75A" w14:textId="77777777" w:rsidTr="002E24CC">
        <w:tc>
          <w:tcPr>
            <w:tcW w:w="1555" w:type="dxa"/>
          </w:tcPr>
          <w:p w14:paraId="5A40C731" w14:textId="164F86E8" w:rsidR="002E24CC" w:rsidRPr="002E24CC" w:rsidRDefault="002E24CC" w:rsidP="002E24CC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E24CC">
              <w:rPr>
                <w:b/>
                <w:bCs/>
                <w:sz w:val="24"/>
                <w:szCs w:val="24"/>
                <w:lang w:val="en-US"/>
              </w:rPr>
              <w:t>TRIGGER 2</w:t>
            </w:r>
          </w:p>
        </w:tc>
        <w:tc>
          <w:tcPr>
            <w:tcW w:w="8181" w:type="dxa"/>
          </w:tcPr>
          <w:p w14:paraId="0CB9873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Trigger to add entries into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application_warden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table when a new application is made</w:t>
            </w:r>
          </w:p>
          <w:p w14:paraId="44851B8E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417EE780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add_application_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warden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</w:t>
            </w:r>
          </w:p>
          <w:p w14:paraId="3C83EAA6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RETURNS TRIGGER AS $$</w:t>
            </w:r>
          </w:p>
          <w:p w14:paraId="2BCDB14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BEGIN</w:t>
            </w:r>
          </w:p>
          <w:p w14:paraId="0D16DBDE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lastRenderedPageBreak/>
              <w:t xml:space="preserve">    INSERT INTO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application_warden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app_no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)</w:t>
            </w:r>
          </w:p>
          <w:p w14:paraId="40FD9CC7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NEW.app_no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2E24CC">
              <w:rPr>
                <w:sz w:val="24"/>
                <w:szCs w:val="24"/>
                <w:lang w:val="en-US"/>
              </w:rPr>
              <w:t>warden.warden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_id</w:t>
            </w:r>
            <w:proofErr w:type="spellEnd"/>
          </w:p>
          <w:p w14:paraId="5C7462E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FROM warden</w:t>
            </w:r>
          </w:p>
          <w:p w14:paraId="7803CF66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JOIN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student_warden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student_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warden.warden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warden.warden_id</w:t>
            </w:r>
            <w:proofErr w:type="spellEnd"/>
          </w:p>
          <w:p w14:paraId="453869D3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student_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warden.student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NEW.student_id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;</w:t>
            </w:r>
          </w:p>
          <w:p w14:paraId="2040A18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6A81F576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RETURN NEW;</w:t>
            </w:r>
          </w:p>
          <w:p w14:paraId="16B290E7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END;</w:t>
            </w:r>
          </w:p>
          <w:p w14:paraId="5B6DAA02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$$ LANGUAGE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plpgsql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;</w:t>
            </w:r>
          </w:p>
          <w:p w14:paraId="1920027E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7C0C679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trigger_add_application_warden</w:t>
            </w:r>
            <w:proofErr w:type="spellEnd"/>
          </w:p>
          <w:p w14:paraId="02EF51E5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AFTER INSERT ON application</w:t>
            </w:r>
          </w:p>
          <w:p w14:paraId="322574A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FOR EACH ROW</w:t>
            </w:r>
          </w:p>
          <w:p w14:paraId="61F9799F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EXECUTE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add_application_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warden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);</w:t>
            </w:r>
          </w:p>
          <w:p w14:paraId="022694EC" w14:textId="77777777" w:rsid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</w:tc>
      </w:tr>
      <w:tr w:rsidR="002E24CC" w14:paraId="0B691872" w14:textId="77777777" w:rsidTr="002E24CC">
        <w:tc>
          <w:tcPr>
            <w:tcW w:w="1555" w:type="dxa"/>
          </w:tcPr>
          <w:p w14:paraId="338B8238" w14:textId="3F3C1F6E" w:rsidR="002E24CC" w:rsidRPr="002E24CC" w:rsidRDefault="002E24CC" w:rsidP="002E24CC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E24CC">
              <w:rPr>
                <w:b/>
                <w:bCs/>
                <w:sz w:val="24"/>
                <w:szCs w:val="24"/>
                <w:lang w:val="en-US"/>
              </w:rPr>
              <w:t>TRIGGER 3</w:t>
            </w:r>
          </w:p>
        </w:tc>
        <w:tc>
          <w:tcPr>
            <w:tcW w:w="8181" w:type="dxa"/>
          </w:tcPr>
          <w:p w14:paraId="0C7462E6" w14:textId="5076B650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proofErr w:type="gramStart"/>
            <w:r w:rsidRPr="002E24CC">
              <w:rPr>
                <w:sz w:val="24"/>
                <w:szCs w:val="24"/>
                <w:lang w:val="en-US"/>
              </w:rPr>
              <w:t>:Increment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On_leave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attribute in hostel table when an application is checked out of gate</w:t>
            </w:r>
          </w:p>
          <w:p w14:paraId="6802CC9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4E6FE884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increment_on_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</w:t>
            </w:r>
          </w:p>
          <w:p w14:paraId="3637EF1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RETURNS TRIGGER AS $$</w:t>
            </w:r>
          </w:p>
          <w:p w14:paraId="1ADCF93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BEGIN</w:t>
            </w:r>
          </w:p>
          <w:p w14:paraId="2A525A80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-- Check if the application status has changed to "On Leave"</w:t>
            </w:r>
          </w:p>
          <w:p w14:paraId="3466A2F6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'On Leave' AND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OLD.app_status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IS DISTINCT FROM 'On Leave' THEN</w:t>
            </w:r>
          </w:p>
          <w:p w14:paraId="608695A0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UPDATE Hostel</w:t>
            </w:r>
          </w:p>
          <w:p w14:paraId="2627084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SET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on_leave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on_leave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+ 1</w:t>
            </w:r>
          </w:p>
          <w:p w14:paraId="4276180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WHERE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hostel_name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(</w:t>
            </w:r>
          </w:p>
          <w:p w14:paraId="4784F59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    SELECT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hostel_name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FROM Student WHERE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NEW.student_id</w:t>
            </w:r>
            <w:proofErr w:type="spellEnd"/>
          </w:p>
          <w:p w14:paraId="52CED0B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);</w:t>
            </w:r>
          </w:p>
          <w:p w14:paraId="632ABA8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END IF;</w:t>
            </w:r>
          </w:p>
          <w:p w14:paraId="79438F8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2FE64C3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RETURN NEW;</w:t>
            </w:r>
          </w:p>
          <w:p w14:paraId="3106C4E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END;</w:t>
            </w:r>
          </w:p>
          <w:p w14:paraId="6BBCB37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$$ LANGUAGE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plpgsql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;</w:t>
            </w:r>
          </w:p>
          <w:p w14:paraId="413E15D4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05D83D03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trigger_increment_on_leave</w:t>
            </w:r>
            <w:proofErr w:type="spellEnd"/>
          </w:p>
          <w:p w14:paraId="53A94B25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AFTER UPDATE OF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ON Application</w:t>
            </w:r>
          </w:p>
          <w:p w14:paraId="20B4A6FB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FOR EACH ROW</w:t>
            </w:r>
          </w:p>
          <w:p w14:paraId="4D76AB2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WHEN (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'On Leave')</w:t>
            </w:r>
          </w:p>
          <w:p w14:paraId="5C91957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EXECUTE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increment_on_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);</w:t>
            </w:r>
          </w:p>
          <w:p w14:paraId="581FF84E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5D85AEC3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trigger_increment_on_leave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ON application;</w:t>
            </w:r>
          </w:p>
          <w:p w14:paraId="0A0F6382" w14:textId="77777777" w:rsid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</w:tc>
      </w:tr>
      <w:tr w:rsidR="002E24CC" w14:paraId="70482439" w14:textId="77777777" w:rsidTr="002E24CC">
        <w:tc>
          <w:tcPr>
            <w:tcW w:w="1555" w:type="dxa"/>
          </w:tcPr>
          <w:p w14:paraId="59DB72F4" w14:textId="68BA3655" w:rsidR="002E24CC" w:rsidRPr="002E24CC" w:rsidRDefault="002E24CC" w:rsidP="002E24CC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E24CC">
              <w:rPr>
                <w:b/>
                <w:bCs/>
                <w:sz w:val="24"/>
                <w:szCs w:val="24"/>
                <w:lang w:val="en-US"/>
              </w:rPr>
              <w:t>TRIGGER 4</w:t>
            </w:r>
          </w:p>
        </w:tc>
        <w:tc>
          <w:tcPr>
            <w:tcW w:w="8181" w:type="dxa"/>
          </w:tcPr>
          <w:p w14:paraId="1C9BD50B" w14:textId="180A022A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Decrement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On_leave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attribute when an application is checked in at the gate</w:t>
            </w:r>
          </w:p>
          <w:p w14:paraId="2148C9E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0076C1FF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decrement_on_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</w:t>
            </w:r>
          </w:p>
          <w:p w14:paraId="66FCF8A6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RETURNS TRIGGER AS $$</w:t>
            </w:r>
          </w:p>
          <w:p w14:paraId="11DBEE2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BEGIN</w:t>
            </w:r>
          </w:p>
          <w:p w14:paraId="3D4CC236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-- Check if the application status has changed to "Late" or "Expired"</w:t>
            </w:r>
          </w:p>
          <w:p w14:paraId="44C35C3F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lastRenderedPageBreak/>
              <w:t xml:space="preserve">    IF (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'Late' OR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'Expired')</w:t>
            </w:r>
          </w:p>
          <w:p w14:paraId="15B6B36F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AND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OLD.app_status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IS DISTINCT FROM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THEN</w:t>
            </w:r>
          </w:p>
          <w:p w14:paraId="1D0E54EF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UPDATE Hostel</w:t>
            </w:r>
          </w:p>
          <w:p w14:paraId="49DD23B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SET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on_leave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on_leave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- 1</w:t>
            </w:r>
          </w:p>
          <w:p w14:paraId="43B05450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WHERE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hostel_name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(</w:t>
            </w:r>
          </w:p>
          <w:p w14:paraId="5E9F4E50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    SELECT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hostel_name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FROM Student WHERE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NEW.student_id</w:t>
            </w:r>
            <w:proofErr w:type="spellEnd"/>
          </w:p>
          <w:p w14:paraId="208C3752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);</w:t>
            </w:r>
          </w:p>
          <w:p w14:paraId="3E32F99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END IF;</w:t>
            </w:r>
          </w:p>
          <w:p w14:paraId="449ED80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1CD3204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RETURN NEW;</w:t>
            </w:r>
          </w:p>
          <w:p w14:paraId="6A8AD893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END;</w:t>
            </w:r>
          </w:p>
          <w:p w14:paraId="6BA37ED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$$ LANGUAGE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plpgsql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;</w:t>
            </w:r>
          </w:p>
          <w:p w14:paraId="7A467045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7B4E09A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trigger_decrement_on_leave</w:t>
            </w:r>
            <w:proofErr w:type="spellEnd"/>
          </w:p>
          <w:p w14:paraId="7BD5AFA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AFTER UPDATE OF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ON Application</w:t>
            </w:r>
          </w:p>
          <w:p w14:paraId="4FC14F7F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FOR EACH ROW</w:t>
            </w:r>
          </w:p>
          <w:p w14:paraId="46139846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WHEN (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'Late' OR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NEW.app_status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'Expired')</w:t>
            </w:r>
          </w:p>
          <w:p w14:paraId="78C586C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EXECUTE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decrement_on_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leave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);</w:t>
            </w:r>
          </w:p>
          <w:p w14:paraId="52D5D48E" w14:textId="77777777" w:rsid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</w:tc>
      </w:tr>
      <w:tr w:rsidR="002E24CC" w14:paraId="24EADB3A" w14:textId="77777777" w:rsidTr="002E24CC">
        <w:tc>
          <w:tcPr>
            <w:tcW w:w="1555" w:type="dxa"/>
          </w:tcPr>
          <w:p w14:paraId="1AA29A57" w14:textId="7EC7F6F8" w:rsidR="002E24CC" w:rsidRPr="002E24CC" w:rsidRDefault="002E24CC" w:rsidP="002E24CC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E24CC">
              <w:rPr>
                <w:b/>
                <w:bCs/>
                <w:sz w:val="24"/>
                <w:szCs w:val="24"/>
                <w:lang w:val="en-US"/>
              </w:rPr>
              <w:t>TRIGGER 5</w:t>
            </w:r>
          </w:p>
        </w:tc>
        <w:tc>
          <w:tcPr>
            <w:tcW w:w="8181" w:type="dxa"/>
          </w:tcPr>
          <w:p w14:paraId="3FD9D9E7" w14:textId="21F7BF57" w:rsidR="002E24CC" w:rsidRDefault="002E24CC" w:rsidP="002E24CC">
            <w:pPr>
              <w:rPr>
                <w:sz w:val="24"/>
                <w:szCs w:val="24"/>
                <w:lang w:val="en-US"/>
              </w:rPr>
            </w:pPr>
            <w:proofErr w:type="gramStart"/>
            <w:r w:rsidRPr="002E24CC">
              <w:rPr>
                <w:sz w:val="24"/>
                <w:szCs w:val="24"/>
                <w:lang w:val="en-US"/>
              </w:rPr>
              <w:t>:Add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 xml:space="preserve"> entry into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student_warden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table when a new student is registered (according to their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hostel_name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)</w:t>
            </w:r>
          </w:p>
          <w:p w14:paraId="45802B43" w14:textId="77777777" w:rsidR="0056021D" w:rsidRPr="002E24CC" w:rsidRDefault="0056021D" w:rsidP="002E24CC">
            <w:pPr>
              <w:rPr>
                <w:sz w:val="24"/>
                <w:szCs w:val="24"/>
                <w:lang w:val="en-US"/>
              </w:rPr>
            </w:pPr>
          </w:p>
          <w:p w14:paraId="238947A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add_student_warden_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entry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</w:t>
            </w:r>
          </w:p>
          <w:p w14:paraId="648F08F1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RETURNS TRIGGER AS $$</w:t>
            </w:r>
          </w:p>
          <w:p w14:paraId="5E56EAA1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DECLARE</w:t>
            </w:r>
          </w:p>
          <w:p w14:paraId="4773FD9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50);</w:t>
            </w:r>
          </w:p>
          <w:p w14:paraId="47D4D1F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BEGIN</w:t>
            </w:r>
          </w:p>
          <w:p w14:paraId="4A88B6F8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-- Retrieve the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associated with the new student's hostel</w:t>
            </w:r>
          </w:p>
          <w:p w14:paraId="79E01CAF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wardenID</w:t>
            </w:r>
            <w:proofErr w:type="spellEnd"/>
          </w:p>
          <w:p w14:paraId="25B9688D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FROM Warden</w:t>
            </w:r>
          </w:p>
          <w:p w14:paraId="54ECB02E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hostel_name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NEW.hostel_name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;</w:t>
            </w:r>
          </w:p>
          <w:p w14:paraId="172FAF14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1B5C47FE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-- Insert into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student_warden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if a matching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is found</w:t>
            </w:r>
          </w:p>
          <w:p w14:paraId="3E4297D1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IS NOT NULL THEN</w:t>
            </w:r>
          </w:p>
          <w:p w14:paraId="1BC6FDC7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INSERT INTO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student_warden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)</w:t>
            </w:r>
          </w:p>
          <w:p w14:paraId="3C026E65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    VALUES (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NEW.student_id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wardenID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);</w:t>
            </w:r>
          </w:p>
          <w:p w14:paraId="4451EDE3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END IF;</w:t>
            </w:r>
          </w:p>
          <w:p w14:paraId="161FE519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60A4BC6F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    RETURN NEW;</w:t>
            </w:r>
          </w:p>
          <w:p w14:paraId="2ADDCBB0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END;</w:t>
            </w:r>
          </w:p>
          <w:p w14:paraId="19DBDEDB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$$ LANGUAGE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plpgsql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;</w:t>
            </w:r>
          </w:p>
          <w:p w14:paraId="230128B7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7E83ADF2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after_student_insert</w:t>
            </w:r>
            <w:proofErr w:type="spellEnd"/>
          </w:p>
          <w:p w14:paraId="1CB52955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AFTER INSERT ON Student</w:t>
            </w:r>
          </w:p>
          <w:p w14:paraId="6CFF64A3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>FOR EACH ROW</w:t>
            </w:r>
          </w:p>
          <w:p w14:paraId="1CC4BB5A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  <w:r w:rsidRPr="002E24CC">
              <w:rPr>
                <w:sz w:val="24"/>
                <w:szCs w:val="24"/>
                <w:lang w:val="en-US"/>
              </w:rPr>
              <w:t xml:space="preserve">EXECUTE FUNCTION </w:t>
            </w:r>
            <w:proofErr w:type="spellStart"/>
            <w:r w:rsidRPr="002E24CC">
              <w:rPr>
                <w:sz w:val="24"/>
                <w:szCs w:val="24"/>
                <w:lang w:val="en-US"/>
              </w:rPr>
              <w:t>add_student_warden_</w:t>
            </w:r>
            <w:proofErr w:type="gramStart"/>
            <w:r w:rsidRPr="002E24CC">
              <w:rPr>
                <w:sz w:val="24"/>
                <w:szCs w:val="24"/>
                <w:lang w:val="en-US"/>
              </w:rPr>
              <w:t>entry</w:t>
            </w:r>
            <w:proofErr w:type="spellEnd"/>
            <w:r w:rsidRPr="002E24C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E24CC">
              <w:rPr>
                <w:sz w:val="24"/>
                <w:szCs w:val="24"/>
                <w:lang w:val="en-US"/>
              </w:rPr>
              <w:t>);</w:t>
            </w:r>
          </w:p>
          <w:p w14:paraId="4254222B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30AFA77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5DB90E0C" w14:textId="77777777" w:rsidR="002E24CC" w:rsidRP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  <w:p w14:paraId="6B07CA5A" w14:textId="77777777" w:rsidR="002E24CC" w:rsidRDefault="002E24CC" w:rsidP="002E24CC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07198092" w14:textId="77777777" w:rsidR="00B4514C" w:rsidRDefault="00B4514C" w:rsidP="00B4514C">
      <w:pPr>
        <w:rPr>
          <w:lang w:val="en-US"/>
        </w:rPr>
      </w:pPr>
    </w:p>
    <w:p w14:paraId="7F561BD0" w14:textId="2E2A44B6" w:rsidR="00B4514C" w:rsidRPr="00B4514C" w:rsidRDefault="00B4514C" w:rsidP="00B4514C">
      <w:pPr>
        <w:rPr>
          <w:b/>
          <w:bCs/>
          <w:sz w:val="40"/>
          <w:szCs w:val="40"/>
          <w:lang w:val="en-US"/>
        </w:rPr>
      </w:pPr>
      <w:r w:rsidRPr="00B4514C">
        <w:rPr>
          <w:b/>
          <w:bCs/>
          <w:sz w:val="40"/>
          <w:szCs w:val="40"/>
          <w:lang w:val="en-US"/>
        </w:rPr>
        <w:t xml:space="preserve">QUESTIONS </w:t>
      </w:r>
    </w:p>
    <w:p w14:paraId="230BB952" w14:textId="77777777" w:rsidR="006E16D9" w:rsidRDefault="006E16D9" w:rsidP="006E16D9">
      <w:pPr>
        <w:rPr>
          <w:lang w:val="en-US"/>
        </w:rPr>
      </w:pPr>
    </w:p>
    <w:p w14:paraId="79C812DC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-- 1. Find all applications that were approved for medical reasons</w:t>
      </w:r>
    </w:p>
    <w:p w14:paraId="0B888B58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r w:rsidRPr="0056021D">
        <w:rPr>
          <w:sz w:val="24"/>
          <w:szCs w:val="24"/>
        </w:rPr>
        <w:t>a.app_no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proofErr w:type="gramStart"/>
      <w:r w:rsidRPr="0056021D">
        <w:rPr>
          <w:sz w:val="24"/>
          <w:szCs w:val="24"/>
        </w:rPr>
        <w:t>a.student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a.reason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a.start_date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a.end_date</w:t>
      </w:r>
      <w:proofErr w:type="spellEnd"/>
    </w:p>
    <w:p w14:paraId="1056678B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FROM APPLICATION a</w:t>
      </w:r>
    </w:p>
    <w:p w14:paraId="5DCEF84A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proofErr w:type="gramStart"/>
      <w:r w:rsidRPr="0056021D">
        <w:rPr>
          <w:sz w:val="24"/>
          <w:szCs w:val="24"/>
        </w:rPr>
        <w:t>a.reason</w:t>
      </w:r>
      <w:proofErr w:type="spellEnd"/>
      <w:proofErr w:type="gramEnd"/>
      <w:r w:rsidRPr="0056021D">
        <w:rPr>
          <w:sz w:val="24"/>
          <w:szCs w:val="24"/>
        </w:rPr>
        <w:t xml:space="preserve"> LIKE '%Medical%' </w:t>
      </w:r>
    </w:p>
    <w:p w14:paraId="681822F2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AND </w:t>
      </w:r>
      <w:proofErr w:type="spellStart"/>
      <w:r w:rsidRPr="0056021D">
        <w:rPr>
          <w:sz w:val="24"/>
          <w:szCs w:val="24"/>
        </w:rPr>
        <w:t>a.app_status</w:t>
      </w:r>
      <w:proofErr w:type="spellEnd"/>
      <w:r w:rsidRPr="0056021D">
        <w:rPr>
          <w:sz w:val="24"/>
          <w:szCs w:val="24"/>
        </w:rPr>
        <w:t xml:space="preserve"> = 'Approved';</w:t>
      </w:r>
    </w:p>
    <w:p w14:paraId="0101859E" w14:textId="77777777" w:rsidR="0056021D" w:rsidRPr="0056021D" w:rsidRDefault="0056021D" w:rsidP="0056021D">
      <w:pPr>
        <w:rPr>
          <w:sz w:val="24"/>
          <w:szCs w:val="24"/>
        </w:rPr>
      </w:pPr>
    </w:p>
    <w:p w14:paraId="326FC0DC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-- 2. Count the number of applications handled by each warden</w:t>
      </w:r>
    </w:p>
    <w:p w14:paraId="04469630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proofErr w:type="gramStart"/>
      <w:r w:rsidRPr="0056021D">
        <w:rPr>
          <w:sz w:val="24"/>
          <w:szCs w:val="24"/>
        </w:rPr>
        <w:t>w.warden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w.wd_name</w:t>
      </w:r>
      <w:proofErr w:type="spellEnd"/>
      <w:r w:rsidRPr="0056021D">
        <w:rPr>
          <w:sz w:val="24"/>
          <w:szCs w:val="24"/>
        </w:rPr>
        <w:t>, COUNT(</w:t>
      </w:r>
      <w:proofErr w:type="spellStart"/>
      <w:r w:rsidRPr="0056021D">
        <w:rPr>
          <w:sz w:val="24"/>
          <w:szCs w:val="24"/>
        </w:rPr>
        <w:t>aw.app_no</w:t>
      </w:r>
      <w:proofErr w:type="spellEnd"/>
      <w:r w:rsidRPr="0056021D">
        <w:rPr>
          <w:sz w:val="24"/>
          <w:szCs w:val="24"/>
        </w:rPr>
        <w:t xml:space="preserve">) as </w:t>
      </w:r>
      <w:proofErr w:type="spellStart"/>
      <w:r w:rsidRPr="0056021D">
        <w:rPr>
          <w:sz w:val="24"/>
          <w:szCs w:val="24"/>
        </w:rPr>
        <w:t>applications_handled</w:t>
      </w:r>
      <w:proofErr w:type="spellEnd"/>
    </w:p>
    <w:p w14:paraId="22FC5B63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FROM WARDEN w</w:t>
      </w:r>
    </w:p>
    <w:p w14:paraId="464A99AD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LEFT JOIN </w:t>
      </w:r>
      <w:proofErr w:type="spellStart"/>
      <w:r w:rsidRPr="0056021D">
        <w:rPr>
          <w:sz w:val="24"/>
          <w:szCs w:val="24"/>
        </w:rPr>
        <w:t>Application_Warden</w:t>
      </w:r>
      <w:proofErr w:type="spellEnd"/>
      <w:r w:rsidRPr="0056021D">
        <w:rPr>
          <w:sz w:val="24"/>
          <w:szCs w:val="24"/>
        </w:rPr>
        <w:t xml:space="preserve"> aw ON </w:t>
      </w:r>
      <w:proofErr w:type="spellStart"/>
      <w:proofErr w:type="gramStart"/>
      <w:r w:rsidRPr="0056021D">
        <w:rPr>
          <w:sz w:val="24"/>
          <w:szCs w:val="24"/>
        </w:rPr>
        <w:t>w.warden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aw.warden_id</w:t>
      </w:r>
      <w:proofErr w:type="spellEnd"/>
    </w:p>
    <w:p w14:paraId="36F66697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GROUP BY </w:t>
      </w:r>
      <w:proofErr w:type="spellStart"/>
      <w:proofErr w:type="gramStart"/>
      <w:r w:rsidRPr="0056021D">
        <w:rPr>
          <w:sz w:val="24"/>
          <w:szCs w:val="24"/>
        </w:rPr>
        <w:t>w.warden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w.wd_name</w:t>
      </w:r>
      <w:proofErr w:type="spellEnd"/>
      <w:r w:rsidRPr="0056021D">
        <w:rPr>
          <w:sz w:val="24"/>
          <w:szCs w:val="24"/>
        </w:rPr>
        <w:t>;</w:t>
      </w:r>
    </w:p>
    <w:p w14:paraId="25CA7DD5" w14:textId="77777777" w:rsidR="0056021D" w:rsidRPr="0056021D" w:rsidRDefault="0056021D" w:rsidP="0056021D">
      <w:pPr>
        <w:rPr>
          <w:sz w:val="24"/>
          <w:szCs w:val="24"/>
        </w:rPr>
      </w:pPr>
    </w:p>
    <w:p w14:paraId="644A1916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-- 3. List students who have more than 2 rejected applications</w:t>
      </w:r>
    </w:p>
    <w:p w14:paraId="09B1507D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proofErr w:type="gramStart"/>
      <w:r w:rsidRPr="0056021D">
        <w:rPr>
          <w:sz w:val="24"/>
          <w:szCs w:val="24"/>
        </w:rPr>
        <w:t>s.student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s.email_id</w:t>
      </w:r>
      <w:proofErr w:type="spellEnd"/>
      <w:r w:rsidRPr="0056021D">
        <w:rPr>
          <w:sz w:val="24"/>
          <w:szCs w:val="24"/>
        </w:rPr>
        <w:t xml:space="preserve">, COUNT(*) as </w:t>
      </w:r>
      <w:proofErr w:type="spellStart"/>
      <w:r w:rsidRPr="0056021D">
        <w:rPr>
          <w:sz w:val="24"/>
          <w:szCs w:val="24"/>
        </w:rPr>
        <w:t>rejected_count</w:t>
      </w:r>
      <w:proofErr w:type="spellEnd"/>
    </w:p>
    <w:p w14:paraId="726989AC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FROM STUDENT s</w:t>
      </w:r>
    </w:p>
    <w:p w14:paraId="55D38983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APPLICATION a ON </w:t>
      </w:r>
      <w:proofErr w:type="spellStart"/>
      <w:proofErr w:type="gramStart"/>
      <w:r w:rsidRPr="0056021D">
        <w:rPr>
          <w:sz w:val="24"/>
          <w:szCs w:val="24"/>
        </w:rPr>
        <w:t>s.student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a.student_id</w:t>
      </w:r>
      <w:proofErr w:type="spellEnd"/>
    </w:p>
    <w:p w14:paraId="2F4F5483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r w:rsidRPr="0056021D">
        <w:rPr>
          <w:sz w:val="24"/>
          <w:szCs w:val="24"/>
        </w:rPr>
        <w:t>a.app_status</w:t>
      </w:r>
      <w:proofErr w:type="spellEnd"/>
      <w:r w:rsidRPr="0056021D">
        <w:rPr>
          <w:sz w:val="24"/>
          <w:szCs w:val="24"/>
        </w:rPr>
        <w:t xml:space="preserve"> = 'Rejected'</w:t>
      </w:r>
    </w:p>
    <w:p w14:paraId="1169EAFA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GROUP BY </w:t>
      </w:r>
      <w:proofErr w:type="spellStart"/>
      <w:proofErr w:type="gramStart"/>
      <w:r w:rsidRPr="0056021D">
        <w:rPr>
          <w:sz w:val="24"/>
          <w:szCs w:val="24"/>
        </w:rPr>
        <w:t>s.student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s.email_id</w:t>
      </w:r>
      <w:proofErr w:type="spellEnd"/>
    </w:p>
    <w:p w14:paraId="276833F1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HAVING </w:t>
      </w:r>
      <w:proofErr w:type="gramStart"/>
      <w:r w:rsidRPr="0056021D">
        <w:rPr>
          <w:sz w:val="24"/>
          <w:szCs w:val="24"/>
        </w:rPr>
        <w:t>COUNT(</w:t>
      </w:r>
      <w:proofErr w:type="gramEnd"/>
      <w:r w:rsidRPr="0056021D">
        <w:rPr>
          <w:sz w:val="24"/>
          <w:szCs w:val="24"/>
        </w:rPr>
        <w:t>*) &gt; 2;</w:t>
      </w:r>
    </w:p>
    <w:p w14:paraId="639D6417" w14:textId="77777777" w:rsidR="0056021D" w:rsidRPr="0056021D" w:rsidRDefault="0056021D" w:rsidP="0056021D">
      <w:pPr>
        <w:rPr>
          <w:sz w:val="24"/>
          <w:szCs w:val="24"/>
        </w:rPr>
      </w:pPr>
    </w:p>
    <w:p w14:paraId="2815A165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-- 4. Find the warden who has approved the most leave applications</w:t>
      </w:r>
    </w:p>
    <w:p w14:paraId="60DD6DC4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proofErr w:type="gramStart"/>
      <w:r w:rsidRPr="0056021D">
        <w:rPr>
          <w:sz w:val="24"/>
          <w:szCs w:val="24"/>
        </w:rPr>
        <w:t>w.warden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w.wd_name</w:t>
      </w:r>
      <w:proofErr w:type="spellEnd"/>
      <w:r w:rsidRPr="0056021D">
        <w:rPr>
          <w:sz w:val="24"/>
          <w:szCs w:val="24"/>
        </w:rPr>
        <w:t xml:space="preserve">, COUNT(*) as </w:t>
      </w:r>
      <w:proofErr w:type="spellStart"/>
      <w:r w:rsidRPr="0056021D">
        <w:rPr>
          <w:sz w:val="24"/>
          <w:szCs w:val="24"/>
        </w:rPr>
        <w:t>approved_count</w:t>
      </w:r>
      <w:proofErr w:type="spellEnd"/>
    </w:p>
    <w:p w14:paraId="29C8DC62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FROM WARDEN w</w:t>
      </w:r>
    </w:p>
    <w:p w14:paraId="19BB6FD3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</w:t>
      </w:r>
      <w:proofErr w:type="spellStart"/>
      <w:r w:rsidRPr="0056021D">
        <w:rPr>
          <w:sz w:val="24"/>
          <w:szCs w:val="24"/>
        </w:rPr>
        <w:t>Application_Warden</w:t>
      </w:r>
      <w:proofErr w:type="spellEnd"/>
      <w:r w:rsidRPr="0056021D">
        <w:rPr>
          <w:sz w:val="24"/>
          <w:szCs w:val="24"/>
        </w:rPr>
        <w:t xml:space="preserve"> aw ON </w:t>
      </w:r>
      <w:proofErr w:type="spellStart"/>
      <w:proofErr w:type="gramStart"/>
      <w:r w:rsidRPr="0056021D">
        <w:rPr>
          <w:sz w:val="24"/>
          <w:szCs w:val="24"/>
        </w:rPr>
        <w:t>w.warden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aw.warden_id</w:t>
      </w:r>
      <w:proofErr w:type="spellEnd"/>
    </w:p>
    <w:p w14:paraId="46BDAB6C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APPLICATION a ON </w:t>
      </w:r>
      <w:proofErr w:type="spellStart"/>
      <w:r w:rsidRPr="0056021D">
        <w:rPr>
          <w:sz w:val="24"/>
          <w:szCs w:val="24"/>
        </w:rPr>
        <w:t>aw.app_no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a.app_no</w:t>
      </w:r>
      <w:proofErr w:type="spellEnd"/>
    </w:p>
    <w:p w14:paraId="756629CB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r w:rsidRPr="0056021D">
        <w:rPr>
          <w:sz w:val="24"/>
          <w:szCs w:val="24"/>
        </w:rPr>
        <w:t>a.app_status</w:t>
      </w:r>
      <w:proofErr w:type="spellEnd"/>
      <w:r w:rsidRPr="0056021D">
        <w:rPr>
          <w:sz w:val="24"/>
          <w:szCs w:val="24"/>
        </w:rPr>
        <w:t xml:space="preserve"> = 'Approved'</w:t>
      </w:r>
    </w:p>
    <w:p w14:paraId="6B5E4F99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lastRenderedPageBreak/>
        <w:t xml:space="preserve">GROUP BY </w:t>
      </w:r>
      <w:proofErr w:type="spellStart"/>
      <w:proofErr w:type="gramStart"/>
      <w:r w:rsidRPr="0056021D">
        <w:rPr>
          <w:sz w:val="24"/>
          <w:szCs w:val="24"/>
        </w:rPr>
        <w:t>w.warden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w.wd_name</w:t>
      </w:r>
      <w:proofErr w:type="spellEnd"/>
    </w:p>
    <w:p w14:paraId="1C208E5B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ORDER BY </w:t>
      </w:r>
      <w:proofErr w:type="spellStart"/>
      <w:r w:rsidRPr="0056021D">
        <w:rPr>
          <w:sz w:val="24"/>
          <w:szCs w:val="24"/>
        </w:rPr>
        <w:t>approved_count</w:t>
      </w:r>
      <w:proofErr w:type="spellEnd"/>
      <w:r w:rsidRPr="0056021D">
        <w:rPr>
          <w:sz w:val="24"/>
          <w:szCs w:val="24"/>
        </w:rPr>
        <w:t xml:space="preserve"> DESC</w:t>
      </w:r>
    </w:p>
    <w:p w14:paraId="2801F095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LIMIT 1;</w:t>
      </w:r>
    </w:p>
    <w:p w14:paraId="6D774E75" w14:textId="77777777" w:rsidR="0056021D" w:rsidRPr="0056021D" w:rsidRDefault="0056021D" w:rsidP="0056021D">
      <w:pPr>
        <w:rPr>
          <w:sz w:val="24"/>
          <w:szCs w:val="24"/>
        </w:rPr>
      </w:pPr>
    </w:p>
    <w:p w14:paraId="1509BF8A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-- 5. Calculate the average duration of approved leaves for each hostel</w:t>
      </w:r>
    </w:p>
    <w:p w14:paraId="3205CD4D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proofErr w:type="gramStart"/>
      <w:r w:rsidRPr="0056021D">
        <w:rPr>
          <w:sz w:val="24"/>
          <w:szCs w:val="24"/>
        </w:rPr>
        <w:t>h.hostel</w:t>
      </w:r>
      <w:proofErr w:type="gramEnd"/>
      <w:r w:rsidRPr="0056021D">
        <w:rPr>
          <w:sz w:val="24"/>
          <w:szCs w:val="24"/>
        </w:rPr>
        <w:t>_name</w:t>
      </w:r>
      <w:proofErr w:type="spellEnd"/>
      <w:r w:rsidRPr="0056021D">
        <w:rPr>
          <w:sz w:val="24"/>
          <w:szCs w:val="24"/>
        </w:rPr>
        <w:t xml:space="preserve">, </w:t>
      </w:r>
    </w:p>
    <w:p w14:paraId="23A1D758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       </w:t>
      </w:r>
      <w:proofErr w:type="gramStart"/>
      <w:r w:rsidRPr="0056021D">
        <w:rPr>
          <w:sz w:val="24"/>
          <w:szCs w:val="24"/>
        </w:rPr>
        <w:t>AVG(</w:t>
      </w:r>
      <w:proofErr w:type="gramEnd"/>
      <w:r w:rsidRPr="0056021D">
        <w:rPr>
          <w:sz w:val="24"/>
          <w:szCs w:val="24"/>
        </w:rPr>
        <w:t>DATEDIFF(</w:t>
      </w:r>
      <w:proofErr w:type="spellStart"/>
      <w:r w:rsidRPr="0056021D">
        <w:rPr>
          <w:sz w:val="24"/>
          <w:szCs w:val="24"/>
        </w:rPr>
        <w:t>a.end_date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a.start_date</w:t>
      </w:r>
      <w:proofErr w:type="spellEnd"/>
      <w:r w:rsidRPr="0056021D">
        <w:rPr>
          <w:sz w:val="24"/>
          <w:szCs w:val="24"/>
        </w:rPr>
        <w:t xml:space="preserve">)) as </w:t>
      </w:r>
      <w:proofErr w:type="spellStart"/>
      <w:r w:rsidRPr="0056021D">
        <w:rPr>
          <w:sz w:val="24"/>
          <w:szCs w:val="24"/>
        </w:rPr>
        <w:t>avg_leave_duration</w:t>
      </w:r>
      <w:proofErr w:type="spellEnd"/>
    </w:p>
    <w:p w14:paraId="12CF12AE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FROM Hostel h</w:t>
      </w:r>
    </w:p>
    <w:p w14:paraId="2D0C4A2B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STUDENT s ON </w:t>
      </w:r>
      <w:proofErr w:type="spellStart"/>
      <w:proofErr w:type="gramStart"/>
      <w:r w:rsidRPr="0056021D">
        <w:rPr>
          <w:sz w:val="24"/>
          <w:szCs w:val="24"/>
        </w:rPr>
        <w:t>h.hostel</w:t>
      </w:r>
      <w:proofErr w:type="gramEnd"/>
      <w:r w:rsidRPr="0056021D">
        <w:rPr>
          <w:sz w:val="24"/>
          <w:szCs w:val="24"/>
        </w:rPr>
        <w:t>_name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s.hostel_name</w:t>
      </w:r>
      <w:proofErr w:type="spellEnd"/>
    </w:p>
    <w:p w14:paraId="4B862CDC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APPLICATION a ON </w:t>
      </w:r>
      <w:proofErr w:type="spellStart"/>
      <w:proofErr w:type="gramStart"/>
      <w:r w:rsidRPr="0056021D">
        <w:rPr>
          <w:sz w:val="24"/>
          <w:szCs w:val="24"/>
        </w:rPr>
        <w:t>s.student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a.student_id</w:t>
      </w:r>
      <w:proofErr w:type="spellEnd"/>
    </w:p>
    <w:p w14:paraId="7573DA92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r w:rsidRPr="0056021D">
        <w:rPr>
          <w:sz w:val="24"/>
          <w:szCs w:val="24"/>
        </w:rPr>
        <w:t>a.app_status</w:t>
      </w:r>
      <w:proofErr w:type="spellEnd"/>
      <w:r w:rsidRPr="0056021D">
        <w:rPr>
          <w:sz w:val="24"/>
          <w:szCs w:val="24"/>
        </w:rPr>
        <w:t xml:space="preserve"> = 'Approved'</w:t>
      </w:r>
    </w:p>
    <w:p w14:paraId="78950D65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GROUP BY </w:t>
      </w:r>
      <w:proofErr w:type="spellStart"/>
      <w:proofErr w:type="gramStart"/>
      <w:r w:rsidRPr="0056021D">
        <w:rPr>
          <w:sz w:val="24"/>
          <w:szCs w:val="24"/>
        </w:rPr>
        <w:t>h.hostel</w:t>
      </w:r>
      <w:proofErr w:type="gramEnd"/>
      <w:r w:rsidRPr="0056021D">
        <w:rPr>
          <w:sz w:val="24"/>
          <w:szCs w:val="24"/>
        </w:rPr>
        <w:t>_name</w:t>
      </w:r>
      <w:proofErr w:type="spellEnd"/>
      <w:r w:rsidRPr="0056021D">
        <w:rPr>
          <w:sz w:val="24"/>
          <w:szCs w:val="24"/>
        </w:rPr>
        <w:t>;</w:t>
      </w:r>
    </w:p>
    <w:p w14:paraId="18F3CF97" w14:textId="1A3C44CF" w:rsidR="0056021D" w:rsidRDefault="0056021D" w:rsidP="0056021D">
      <w:pPr>
        <w:rPr>
          <w:b/>
          <w:bCs/>
          <w:sz w:val="24"/>
          <w:szCs w:val="24"/>
        </w:rPr>
      </w:pPr>
    </w:p>
    <w:p w14:paraId="207B9381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-- 6. List all hostels that have strength greater than 100</w:t>
      </w:r>
    </w:p>
    <w:p w14:paraId="3FD6785E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r w:rsidRPr="0056021D">
        <w:rPr>
          <w:sz w:val="24"/>
          <w:szCs w:val="24"/>
        </w:rPr>
        <w:t>hostel_name</w:t>
      </w:r>
      <w:proofErr w:type="spellEnd"/>
      <w:r w:rsidRPr="0056021D">
        <w:rPr>
          <w:sz w:val="24"/>
          <w:szCs w:val="24"/>
        </w:rPr>
        <w:t>, strength</w:t>
      </w:r>
    </w:p>
    <w:p w14:paraId="21D48EB2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FROM Hostel</w:t>
      </w:r>
    </w:p>
    <w:p w14:paraId="4BCF6FA8" w14:textId="72730B0B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WHERE strength &gt; 100;</w:t>
      </w:r>
    </w:p>
    <w:p w14:paraId="5C6F9D0F" w14:textId="77777777" w:rsidR="0056021D" w:rsidRPr="0056021D" w:rsidRDefault="0056021D" w:rsidP="0056021D">
      <w:pPr>
        <w:rPr>
          <w:sz w:val="24"/>
          <w:szCs w:val="24"/>
        </w:rPr>
      </w:pPr>
    </w:p>
    <w:p w14:paraId="40E9340C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-- 7. List wardens and their students who have pending applications</w:t>
      </w:r>
    </w:p>
    <w:p w14:paraId="4D7E83E7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proofErr w:type="gramStart"/>
      <w:r w:rsidRPr="0056021D">
        <w:rPr>
          <w:sz w:val="24"/>
          <w:szCs w:val="24"/>
        </w:rPr>
        <w:t>w.warden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w.wd_name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s.student_id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a.app_no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a.reason</w:t>
      </w:r>
      <w:proofErr w:type="spellEnd"/>
    </w:p>
    <w:p w14:paraId="09972311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FROM WARDEN w</w:t>
      </w:r>
    </w:p>
    <w:p w14:paraId="0628F71B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</w:t>
      </w:r>
      <w:proofErr w:type="spellStart"/>
      <w:r w:rsidRPr="0056021D">
        <w:rPr>
          <w:sz w:val="24"/>
          <w:szCs w:val="24"/>
        </w:rPr>
        <w:t>Student_Warden</w:t>
      </w:r>
      <w:proofErr w:type="spellEnd"/>
      <w:r w:rsidRPr="0056021D">
        <w:rPr>
          <w:sz w:val="24"/>
          <w:szCs w:val="24"/>
        </w:rPr>
        <w:t xml:space="preserve"> </w:t>
      </w:r>
      <w:proofErr w:type="spellStart"/>
      <w:r w:rsidRPr="0056021D">
        <w:rPr>
          <w:sz w:val="24"/>
          <w:szCs w:val="24"/>
        </w:rPr>
        <w:t>sw</w:t>
      </w:r>
      <w:proofErr w:type="spellEnd"/>
      <w:r w:rsidRPr="0056021D">
        <w:rPr>
          <w:sz w:val="24"/>
          <w:szCs w:val="24"/>
        </w:rPr>
        <w:t xml:space="preserve"> ON </w:t>
      </w:r>
      <w:proofErr w:type="spellStart"/>
      <w:proofErr w:type="gramStart"/>
      <w:r w:rsidRPr="0056021D">
        <w:rPr>
          <w:sz w:val="24"/>
          <w:szCs w:val="24"/>
        </w:rPr>
        <w:t>w.warden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sw.warden_id</w:t>
      </w:r>
      <w:proofErr w:type="spellEnd"/>
    </w:p>
    <w:p w14:paraId="6C9C7590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STUDENT s ON </w:t>
      </w:r>
      <w:proofErr w:type="spellStart"/>
      <w:proofErr w:type="gramStart"/>
      <w:r w:rsidRPr="0056021D">
        <w:rPr>
          <w:sz w:val="24"/>
          <w:szCs w:val="24"/>
        </w:rPr>
        <w:t>sw.student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s.student_id</w:t>
      </w:r>
      <w:proofErr w:type="spellEnd"/>
    </w:p>
    <w:p w14:paraId="4956FC57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APPLICATION a ON </w:t>
      </w:r>
      <w:proofErr w:type="spellStart"/>
      <w:proofErr w:type="gramStart"/>
      <w:r w:rsidRPr="0056021D">
        <w:rPr>
          <w:sz w:val="24"/>
          <w:szCs w:val="24"/>
        </w:rPr>
        <w:t>s.student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a.student_id</w:t>
      </w:r>
      <w:proofErr w:type="spellEnd"/>
    </w:p>
    <w:p w14:paraId="291B6628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r w:rsidRPr="0056021D">
        <w:rPr>
          <w:sz w:val="24"/>
          <w:szCs w:val="24"/>
        </w:rPr>
        <w:t>a.app_status</w:t>
      </w:r>
      <w:proofErr w:type="spellEnd"/>
      <w:r w:rsidRPr="0056021D">
        <w:rPr>
          <w:sz w:val="24"/>
          <w:szCs w:val="24"/>
        </w:rPr>
        <w:t xml:space="preserve"> = 'Pending';</w:t>
      </w:r>
    </w:p>
    <w:p w14:paraId="1B2ACA20" w14:textId="77777777" w:rsidR="0056021D" w:rsidRPr="0056021D" w:rsidRDefault="0056021D" w:rsidP="0056021D">
      <w:pPr>
        <w:rPr>
          <w:sz w:val="24"/>
          <w:szCs w:val="24"/>
        </w:rPr>
      </w:pPr>
    </w:p>
    <w:p w14:paraId="2A07BEB3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-- 8. Display the name and email of warden who manages Nila hostel</w:t>
      </w:r>
    </w:p>
    <w:p w14:paraId="062B9785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r w:rsidRPr="0056021D">
        <w:rPr>
          <w:sz w:val="24"/>
          <w:szCs w:val="24"/>
        </w:rPr>
        <w:t>wd_name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email_id</w:t>
      </w:r>
      <w:proofErr w:type="spellEnd"/>
    </w:p>
    <w:p w14:paraId="51608F86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FROM WARDEN</w:t>
      </w:r>
    </w:p>
    <w:p w14:paraId="6D9E6463" w14:textId="006EE91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r w:rsidRPr="0056021D">
        <w:rPr>
          <w:sz w:val="24"/>
          <w:szCs w:val="24"/>
        </w:rPr>
        <w:t>hostel_name</w:t>
      </w:r>
      <w:proofErr w:type="spellEnd"/>
      <w:r w:rsidRPr="0056021D">
        <w:rPr>
          <w:sz w:val="24"/>
          <w:szCs w:val="24"/>
        </w:rPr>
        <w:t xml:space="preserve"> = 'Nila';</w:t>
      </w:r>
    </w:p>
    <w:p w14:paraId="5702C798" w14:textId="77777777" w:rsidR="0056021D" w:rsidRPr="0056021D" w:rsidRDefault="0056021D" w:rsidP="0056021D">
      <w:pPr>
        <w:rPr>
          <w:b/>
          <w:bCs/>
          <w:i/>
          <w:i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lastRenderedPageBreak/>
        <w:t>-- 9. Insert a new warden record</w:t>
      </w:r>
    </w:p>
    <w:p w14:paraId="20AFEE28" w14:textId="77777777" w:rsidR="0056021D" w:rsidRPr="0056021D" w:rsidRDefault="0056021D" w:rsidP="0056021D">
      <w:pPr>
        <w:rPr>
          <w:i/>
          <w:iCs/>
          <w:sz w:val="24"/>
          <w:szCs w:val="24"/>
        </w:rPr>
      </w:pPr>
      <w:r w:rsidRPr="0056021D">
        <w:rPr>
          <w:i/>
          <w:iCs/>
          <w:sz w:val="24"/>
          <w:szCs w:val="24"/>
        </w:rPr>
        <w:t>INSERT INTO WARDEN (</w:t>
      </w:r>
      <w:proofErr w:type="spellStart"/>
      <w:r w:rsidRPr="0056021D">
        <w:rPr>
          <w:i/>
          <w:iCs/>
          <w:sz w:val="24"/>
          <w:szCs w:val="24"/>
        </w:rPr>
        <w:t>warden_id</w:t>
      </w:r>
      <w:proofErr w:type="spellEnd"/>
      <w:r w:rsidRPr="0056021D">
        <w:rPr>
          <w:i/>
          <w:iCs/>
          <w:sz w:val="24"/>
          <w:szCs w:val="24"/>
        </w:rPr>
        <w:t xml:space="preserve">, </w:t>
      </w:r>
      <w:proofErr w:type="spellStart"/>
      <w:r w:rsidRPr="0056021D">
        <w:rPr>
          <w:i/>
          <w:iCs/>
          <w:sz w:val="24"/>
          <w:szCs w:val="24"/>
        </w:rPr>
        <w:t>wd_name</w:t>
      </w:r>
      <w:proofErr w:type="spellEnd"/>
      <w:r w:rsidRPr="0056021D">
        <w:rPr>
          <w:i/>
          <w:iCs/>
          <w:sz w:val="24"/>
          <w:szCs w:val="24"/>
        </w:rPr>
        <w:t xml:space="preserve">, </w:t>
      </w:r>
      <w:proofErr w:type="spellStart"/>
      <w:r w:rsidRPr="0056021D">
        <w:rPr>
          <w:i/>
          <w:iCs/>
          <w:sz w:val="24"/>
          <w:szCs w:val="24"/>
        </w:rPr>
        <w:t>email_id</w:t>
      </w:r>
      <w:proofErr w:type="spellEnd"/>
      <w:r w:rsidRPr="0056021D">
        <w:rPr>
          <w:i/>
          <w:iCs/>
          <w:sz w:val="24"/>
          <w:szCs w:val="24"/>
        </w:rPr>
        <w:t xml:space="preserve">, </w:t>
      </w:r>
      <w:proofErr w:type="spellStart"/>
      <w:r w:rsidRPr="0056021D">
        <w:rPr>
          <w:i/>
          <w:iCs/>
          <w:sz w:val="24"/>
          <w:szCs w:val="24"/>
        </w:rPr>
        <w:t>hostel_name</w:t>
      </w:r>
      <w:proofErr w:type="spellEnd"/>
      <w:r w:rsidRPr="0056021D">
        <w:rPr>
          <w:i/>
          <w:iCs/>
          <w:sz w:val="24"/>
          <w:szCs w:val="24"/>
        </w:rPr>
        <w:t>)</w:t>
      </w:r>
    </w:p>
    <w:p w14:paraId="093F9ED3" w14:textId="3EC914F2" w:rsidR="0056021D" w:rsidRDefault="0056021D" w:rsidP="0056021D">
      <w:pPr>
        <w:rPr>
          <w:i/>
          <w:iCs/>
          <w:sz w:val="24"/>
          <w:szCs w:val="24"/>
        </w:rPr>
      </w:pPr>
      <w:r w:rsidRPr="00701697">
        <w:rPr>
          <w:i/>
          <w:iCs/>
          <w:sz w:val="24"/>
          <w:szCs w:val="24"/>
        </w:rPr>
        <w:t>VALUES ('WRD0008', 'Mr. James Wilson', 'jameswilson@gmail.com', 'Nila');</w:t>
      </w:r>
    </w:p>
    <w:p w14:paraId="73E54469" w14:textId="77777777" w:rsidR="00701697" w:rsidRPr="0056021D" w:rsidRDefault="00701697" w:rsidP="0056021D">
      <w:pPr>
        <w:rPr>
          <w:sz w:val="24"/>
          <w:szCs w:val="24"/>
        </w:rPr>
      </w:pPr>
    </w:p>
    <w:p w14:paraId="17240CD3" w14:textId="77777777" w:rsidR="00701697" w:rsidRPr="00701697" w:rsidRDefault="00701697" w:rsidP="00701697">
      <w:pPr>
        <w:rPr>
          <w:b/>
          <w:bCs/>
          <w:sz w:val="24"/>
          <w:szCs w:val="24"/>
        </w:rPr>
      </w:pPr>
      <w:r w:rsidRPr="00701697">
        <w:rPr>
          <w:i/>
          <w:iCs/>
          <w:sz w:val="24"/>
          <w:szCs w:val="24"/>
        </w:rPr>
        <w:br/>
      </w:r>
      <w:r w:rsidRPr="00701697">
        <w:rPr>
          <w:b/>
          <w:bCs/>
          <w:i/>
          <w:iCs/>
          <w:sz w:val="24"/>
          <w:szCs w:val="24"/>
        </w:rPr>
        <w:t>-- 10. Update the email address of a student</w:t>
      </w:r>
    </w:p>
    <w:p w14:paraId="5D0CA609" w14:textId="77777777" w:rsidR="00701697" w:rsidRPr="00701697" w:rsidRDefault="00701697" w:rsidP="00701697">
      <w:pPr>
        <w:rPr>
          <w:sz w:val="24"/>
          <w:szCs w:val="24"/>
        </w:rPr>
      </w:pPr>
      <w:r w:rsidRPr="00701697">
        <w:rPr>
          <w:sz w:val="24"/>
          <w:szCs w:val="24"/>
        </w:rPr>
        <w:t>UPDATE STUDENT</w:t>
      </w:r>
    </w:p>
    <w:p w14:paraId="494A87A1" w14:textId="77777777" w:rsidR="00701697" w:rsidRPr="00701697" w:rsidRDefault="00701697" w:rsidP="00701697">
      <w:pPr>
        <w:rPr>
          <w:sz w:val="24"/>
          <w:szCs w:val="24"/>
        </w:rPr>
      </w:pPr>
      <w:r w:rsidRPr="00701697">
        <w:rPr>
          <w:sz w:val="24"/>
          <w:szCs w:val="24"/>
        </w:rPr>
        <w:t xml:space="preserve">SET </w:t>
      </w:r>
      <w:proofErr w:type="spellStart"/>
      <w:r w:rsidRPr="00701697">
        <w:rPr>
          <w:sz w:val="24"/>
          <w:szCs w:val="24"/>
        </w:rPr>
        <w:t>email_id</w:t>
      </w:r>
      <w:proofErr w:type="spellEnd"/>
      <w:r w:rsidRPr="00701697">
        <w:rPr>
          <w:sz w:val="24"/>
          <w:szCs w:val="24"/>
        </w:rPr>
        <w:t xml:space="preserve"> = 'newemail@gmail.com'</w:t>
      </w:r>
    </w:p>
    <w:p w14:paraId="38AEEE20" w14:textId="4B41F598" w:rsidR="0056021D" w:rsidRDefault="00701697" w:rsidP="00701697">
      <w:pPr>
        <w:rPr>
          <w:sz w:val="24"/>
          <w:szCs w:val="24"/>
        </w:rPr>
      </w:pPr>
      <w:r w:rsidRPr="00701697">
        <w:rPr>
          <w:sz w:val="24"/>
          <w:szCs w:val="24"/>
        </w:rPr>
        <w:t xml:space="preserve">WHERE </w:t>
      </w:r>
      <w:proofErr w:type="spellStart"/>
      <w:r w:rsidRPr="00701697">
        <w:rPr>
          <w:sz w:val="24"/>
          <w:szCs w:val="24"/>
        </w:rPr>
        <w:t>student_id</w:t>
      </w:r>
      <w:proofErr w:type="spellEnd"/>
      <w:r w:rsidRPr="00701697">
        <w:rPr>
          <w:sz w:val="24"/>
          <w:szCs w:val="24"/>
        </w:rPr>
        <w:t xml:space="preserve"> = '2023BCS0010';</w:t>
      </w:r>
    </w:p>
    <w:p w14:paraId="5AAE3007" w14:textId="77777777" w:rsidR="00701697" w:rsidRPr="0056021D" w:rsidRDefault="00701697" w:rsidP="00701697">
      <w:pPr>
        <w:rPr>
          <w:sz w:val="24"/>
          <w:szCs w:val="24"/>
        </w:rPr>
      </w:pPr>
    </w:p>
    <w:p w14:paraId="29F2232F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-- 11. Update application status to 'Expired' for all past leaves</w:t>
      </w:r>
    </w:p>
    <w:p w14:paraId="493C8895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UPDATE APPLICATION</w:t>
      </w:r>
    </w:p>
    <w:p w14:paraId="3250930C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SET </w:t>
      </w:r>
      <w:proofErr w:type="spellStart"/>
      <w:r w:rsidRPr="0056021D">
        <w:rPr>
          <w:sz w:val="24"/>
          <w:szCs w:val="24"/>
        </w:rPr>
        <w:t>app_status</w:t>
      </w:r>
      <w:proofErr w:type="spellEnd"/>
      <w:r w:rsidRPr="0056021D">
        <w:rPr>
          <w:sz w:val="24"/>
          <w:szCs w:val="24"/>
        </w:rPr>
        <w:t xml:space="preserve"> = 'Expired'</w:t>
      </w:r>
    </w:p>
    <w:p w14:paraId="582601CF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r w:rsidRPr="0056021D">
        <w:rPr>
          <w:sz w:val="24"/>
          <w:szCs w:val="24"/>
        </w:rPr>
        <w:t>end_date</w:t>
      </w:r>
      <w:proofErr w:type="spellEnd"/>
      <w:r w:rsidRPr="0056021D">
        <w:rPr>
          <w:sz w:val="24"/>
          <w:szCs w:val="24"/>
        </w:rPr>
        <w:t xml:space="preserve"> &lt; </w:t>
      </w:r>
      <w:proofErr w:type="gramStart"/>
      <w:r w:rsidRPr="0056021D">
        <w:rPr>
          <w:sz w:val="24"/>
          <w:szCs w:val="24"/>
        </w:rPr>
        <w:t>CURDATE(</w:t>
      </w:r>
      <w:proofErr w:type="gramEnd"/>
      <w:r w:rsidRPr="0056021D">
        <w:rPr>
          <w:sz w:val="24"/>
          <w:szCs w:val="24"/>
        </w:rPr>
        <w:t>)</w:t>
      </w:r>
    </w:p>
    <w:p w14:paraId="452042DB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AND </w:t>
      </w:r>
      <w:proofErr w:type="spellStart"/>
      <w:r w:rsidRPr="0056021D">
        <w:rPr>
          <w:sz w:val="24"/>
          <w:szCs w:val="24"/>
        </w:rPr>
        <w:t>app_status</w:t>
      </w:r>
      <w:proofErr w:type="spellEnd"/>
      <w:r w:rsidRPr="0056021D">
        <w:rPr>
          <w:sz w:val="24"/>
          <w:szCs w:val="24"/>
        </w:rPr>
        <w:t xml:space="preserve"> = 'Approved';</w:t>
      </w:r>
    </w:p>
    <w:p w14:paraId="01B1B18A" w14:textId="77777777" w:rsidR="0056021D" w:rsidRPr="0056021D" w:rsidRDefault="0056021D" w:rsidP="0056021D">
      <w:pPr>
        <w:rPr>
          <w:sz w:val="24"/>
          <w:szCs w:val="24"/>
        </w:rPr>
      </w:pPr>
    </w:p>
    <w:p w14:paraId="22E3B3FD" w14:textId="77777777" w:rsidR="00701697" w:rsidRPr="00701697" w:rsidRDefault="00701697" w:rsidP="00701697">
      <w:pPr>
        <w:rPr>
          <w:b/>
          <w:bCs/>
          <w:i/>
          <w:iCs/>
          <w:sz w:val="24"/>
          <w:szCs w:val="24"/>
        </w:rPr>
      </w:pPr>
      <w:r w:rsidRPr="00701697">
        <w:rPr>
          <w:b/>
          <w:bCs/>
          <w:i/>
          <w:iCs/>
          <w:sz w:val="24"/>
          <w:szCs w:val="24"/>
        </w:rPr>
        <w:t>-- 12. Find hostels with no students on leave</w:t>
      </w:r>
    </w:p>
    <w:p w14:paraId="147CA656" w14:textId="77777777" w:rsidR="00701697" w:rsidRPr="00701697" w:rsidRDefault="00701697" w:rsidP="00701697">
      <w:pPr>
        <w:rPr>
          <w:i/>
          <w:iCs/>
          <w:sz w:val="24"/>
          <w:szCs w:val="24"/>
        </w:rPr>
      </w:pPr>
      <w:r w:rsidRPr="00701697">
        <w:rPr>
          <w:i/>
          <w:iCs/>
          <w:sz w:val="24"/>
          <w:szCs w:val="24"/>
        </w:rPr>
        <w:t xml:space="preserve">SELECT </w:t>
      </w:r>
      <w:proofErr w:type="spellStart"/>
      <w:r w:rsidRPr="00701697">
        <w:rPr>
          <w:i/>
          <w:iCs/>
          <w:sz w:val="24"/>
          <w:szCs w:val="24"/>
        </w:rPr>
        <w:t>hostel_name</w:t>
      </w:r>
      <w:proofErr w:type="spellEnd"/>
    </w:p>
    <w:p w14:paraId="0D05F847" w14:textId="77777777" w:rsidR="00701697" w:rsidRPr="00701697" w:rsidRDefault="00701697" w:rsidP="00701697">
      <w:pPr>
        <w:rPr>
          <w:i/>
          <w:iCs/>
          <w:sz w:val="24"/>
          <w:szCs w:val="24"/>
        </w:rPr>
      </w:pPr>
      <w:r w:rsidRPr="00701697">
        <w:rPr>
          <w:i/>
          <w:iCs/>
          <w:sz w:val="24"/>
          <w:szCs w:val="24"/>
        </w:rPr>
        <w:t>FROM Hostel</w:t>
      </w:r>
    </w:p>
    <w:p w14:paraId="2E636B2F" w14:textId="391276C3" w:rsidR="0056021D" w:rsidRDefault="00701697" w:rsidP="00701697">
      <w:pPr>
        <w:rPr>
          <w:i/>
          <w:iCs/>
          <w:sz w:val="24"/>
          <w:szCs w:val="24"/>
        </w:rPr>
      </w:pPr>
      <w:r w:rsidRPr="00701697">
        <w:rPr>
          <w:i/>
          <w:iCs/>
          <w:sz w:val="24"/>
          <w:szCs w:val="24"/>
        </w:rPr>
        <w:t xml:space="preserve">WHERE </w:t>
      </w:r>
      <w:proofErr w:type="spellStart"/>
      <w:r w:rsidRPr="00701697">
        <w:rPr>
          <w:i/>
          <w:iCs/>
          <w:sz w:val="24"/>
          <w:szCs w:val="24"/>
        </w:rPr>
        <w:t>on_leave</w:t>
      </w:r>
      <w:proofErr w:type="spellEnd"/>
      <w:r w:rsidRPr="00701697">
        <w:rPr>
          <w:i/>
          <w:iCs/>
          <w:sz w:val="24"/>
          <w:szCs w:val="24"/>
        </w:rPr>
        <w:t xml:space="preserve"> = 0;</w:t>
      </w:r>
    </w:p>
    <w:p w14:paraId="0EC50BAC" w14:textId="77777777" w:rsidR="00701697" w:rsidRPr="0056021D" w:rsidRDefault="00701697" w:rsidP="00701697">
      <w:pPr>
        <w:rPr>
          <w:sz w:val="24"/>
          <w:szCs w:val="24"/>
        </w:rPr>
      </w:pPr>
    </w:p>
    <w:p w14:paraId="3713BF6B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-- 13. Find students who have never applied for leave but are assigned to a warden</w:t>
      </w:r>
    </w:p>
    <w:p w14:paraId="0BA34171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proofErr w:type="gramStart"/>
      <w:r w:rsidRPr="0056021D">
        <w:rPr>
          <w:sz w:val="24"/>
          <w:szCs w:val="24"/>
        </w:rPr>
        <w:t>s.student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s.email_id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w.warden_id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w.wd_name</w:t>
      </w:r>
      <w:proofErr w:type="spellEnd"/>
    </w:p>
    <w:p w14:paraId="1112502A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FROM STUDENT s</w:t>
      </w:r>
    </w:p>
    <w:p w14:paraId="069A1302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</w:t>
      </w:r>
      <w:proofErr w:type="spellStart"/>
      <w:r w:rsidRPr="0056021D">
        <w:rPr>
          <w:sz w:val="24"/>
          <w:szCs w:val="24"/>
        </w:rPr>
        <w:t>Student_Warden</w:t>
      </w:r>
      <w:proofErr w:type="spellEnd"/>
      <w:r w:rsidRPr="0056021D">
        <w:rPr>
          <w:sz w:val="24"/>
          <w:szCs w:val="24"/>
        </w:rPr>
        <w:t xml:space="preserve"> </w:t>
      </w:r>
      <w:proofErr w:type="spellStart"/>
      <w:r w:rsidRPr="0056021D">
        <w:rPr>
          <w:sz w:val="24"/>
          <w:szCs w:val="24"/>
        </w:rPr>
        <w:t>sw</w:t>
      </w:r>
      <w:proofErr w:type="spellEnd"/>
      <w:r w:rsidRPr="0056021D">
        <w:rPr>
          <w:sz w:val="24"/>
          <w:szCs w:val="24"/>
        </w:rPr>
        <w:t xml:space="preserve"> ON </w:t>
      </w:r>
      <w:proofErr w:type="spellStart"/>
      <w:proofErr w:type="gramStart"/>
      <w:r w:rsidRPr="0056021D">
        <w:rPr>
          <w:sz w:val="24"/>
          <w:szCs w:val="24"/>
        </w:rPr>
        <w:t>s.student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sw.student_id</w:t>
      </w:r>
      <w:proofErr w:type="spellEnd"/>
    </w:p>
    <w:p w14:paraId="5FD7EC98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JOIN WARDEN w ON </w:t>
      </w:r>
      <w:proofErr w:type="spellStart"/>
      <w:proofErr w:type="gramStart"/>
      <w:r w:rsidRPr="0056021D">
        <w:rPr>
          <w:sz w:val="24"/>
          <w:szCs w:val="24"/>
        </w:rPr>
        <w:t>sw.warden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w.warden_id</w:t>
      </w:r>
      <w:proofErr w:type="spellEnd"/>
    </w:p>
    <w:p w14:paraId="799C7E3F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LEFT JOIN APPLICATION a ON </w:t>
      </w:r>
      <w:proofErr w:type="spellStart"/>
      <w:proofErr w:type="gramStart"/>
      <w:r w:rsidRPr="0056021D">
        <w:rPr>
          <w:sz w:val="24"/>
          <w:szCs w:val="24"/>
        </w:rPr>
        <w:t>s.student</w:t>
      </w:r>
      <w:proofErr w:type="gramEnd"/>
      <w:r w:rsidRPr="0056021D">
        <w:rPr>
          <w:sz w:val="24"/>
          <w:szCs w:val="24"/>
        </w:rPr>
        <w:t>_id</w:t>
      </w:r>
      <w:proofErr w:type="spellEnd"/>
      <w:r w:rsidRPr="0056021D">
        <w:rPr>
          <w:sz w:val="24"/>
          <w:szCs w:val="24"/>
        </w:rPr>
        <w:t xml:space="preserve"> = </w:t>
      </w:r>
      <w:proofErr w:type="spellStart"/>
      <w:r w:rsidRPr="0056021D">
        <w:rPr>
          <w:sz w:val="24"/>
          <w:szCs w:val="24"/>
        </w:rPr>
        <w:t>a.student_id</w:t>
      </w:r>
      <w:proofErr w:type="spellEnd"/>
    </w:p>
    <w:p w14:paraId="03A440D5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r w:rsidRPr="0056021D">
        <w:rPr>
          <w:sz w:val="24"/>
          <w:szCs w:val="24"/>
        </w:rPr>
        <w:t>a.app_no</w:t>
      </w:r>
      <w:proofErr w:type="spellEnd"/>
      <w:r w:rsidRPr="0056021D">
        <w:rPr>
          <w:sz w:val="24"/>
          <w:szCs w:val="24"/>
        </w:rPr>
        <w:t xml:space="preserve"> IS NULL;</w:t>
      </w:r>
    </w:p>
    <w:p w14:paraId="4F57EE4A" w14:textId="77777777" w:rsidR="0056021D" w:rsidRPr="0056021D" w:rsidRDefault="0056021D" w:rsidP="0056021D">
      <w:pPr>
        <w:rPr>
          <w:sz w:val="24"/>
          <w:szCs w:val="24"/>
        </w:rPr>
      </w:pPr>
    </w:p>
    <w:p w14:paraId="7B5D6E96" w14:textId="77777777" w:rsidR="0056021D" w:rsidRPr="0056021D" w:rsidRDefault="0056021D" w:rsidP="0056021D">
      <w:pPr>
        <w:rPr>
          <w:b/>
          <w:b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-- 14. List applications that were approved on the same day they were submitted</w:t>
      </w:r>
    </w:p>
    <w:p w14:paraId="4A686B4D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SELECT </w:t>
      </w:r>
      <w:proofErr w:type="spellStart"/>
      <w:r w:rsidRPr="0056021D">
        <w:rPr>
          <w:sz w:val="24"/>
          <w:szCs w:val="24"/>
        </w:rPr>
        <w:t>app_no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student_id</w:t>
      </w:r>
      <w:proofErr w:type="spellEnd"/>
      <w:r w:rsidRPr="0056021D">
        <w:rPr>
          <w:sz w:val="24"/>
          <w:szCs w:val="24"/>
        </w:rPr>
        <w:t xml:space="preserve">, </w:t>
      </w:r>
      <w:proofErr w:type="spellStart"/>
      <w:r w:rsidRPr="0056021D">
        <w:rPr>
          <w:sz w:val="24"/>
          <w:szCs w:val="24"/>
        </w:rPr>
        <w:t>start_date</w:t>
      </w:r>
      <w:proofErr w:type="spellEnd"/>
      <w:r w:rsidRPr="0056021D">
        <w:rPr>
          <w:sz w:val="24"/>
          <w:szCs w:val="24"/>
        </w:rPr>
        <w:t>, reason</w:t>
      </w:r>
    </w:p>
    <w:p w14:paraId="22E937B9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lastRenderedPageBreak/>
        <w:t>FROM APPLICATION</w:t>
      </w:r>
    </w:p>
    <w:p w14:paraId="680B8A5F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gramStart"/>
      <w:r w:rsidRPr="0056021D">
        <w:rPr>
          <w:sz w:val="24"/>
          <w:szCs w:val="24"/>
        </w:rPr>
        <w:t>DATE(</w:t>
      </w:r>
      <w:proofErr w:type="spellStart"/>
      <w:proofErr w:type="gramEnd"/>
      <w:r w:rsidRPr="0056021D">
        <w:rPr>
          <w:sz w:val="24"/>
          <w:szCs w:val="24"/>
        </w:rPr>
        <w:t>start_date</w:t>
      </w:r>
      <w:proofErr w:type="spellEnd"/>
      <w:r w:rsidRPr="0056021D">
        <w:rPr>
          <w:sz w:val="24"/>
          <w:szCs w:val="24"/>
        </w:rPr>
        <w:t>) = DATE(</w:t>
      </w:r>
      <w:proofErr w:type="spellStart"/>
      <w:r w:rsidRPr="0056021D">
        <w:rPr>
          <w:sz w:val="24"/>
          <w:szCs w:val="24"/>
        </w:rPr>
        <w:t>end_date</w:t>
      </w:r>
      <w:proofErr w:type="spellEnd"/>
      <w:r w:rsidRPr="0056021D">
        <w:rPr>
          <w:sz w:val="24"/>
          <w:szCs w:val="24"/>
        </w:rPr>
        <w:t>)</w:t>
      </w:r>
    </w:p>
    <w:p w14:paraId="1DC85A5F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AND </w:t>
      </w:r>
      <w:proofErr w:type="spellStart"/>
      <w:r w:rsidRPr="0056021D">
        <w:rPr>
          <w:sz w:val="24"/>
          <w:szCs w:val="24"/>
        </w:rPr>
        <w:t>app_status</w:t>
      </w:r>
      <w:proofErr w:type="spellEnd"/>
      <w:r w:rsidRPr="0056021D">
        <w:rPr>
          <w:sz w:val="24"/>
          <w:szCs w:val="24"/>
        </w:rPr>
        <w:t xml:space="preserve"> = 'Approved';</w:t>
      </w:r>
    </w:p>
    <w:p w14:paraId="2A3FABA8" w14:textId="77777777" w:rsidR="0056021D" w:rsidRPr="0056021D" w:rsidRDefault="0056021D" w:rsidP="0056021D">
      <w:pPr>
        <w:rPr>
          <w:sz w:val="24"/>
          <w:szCs w:val="24"/>
        </w:rPr>
      </w:pPr>
    </w:p>
    <w:p w14:paraId="75B88D23" w14:textId="183F4643" w:rsidR="00701697" w:rsidRPr="0056021D" w:rsidRDefault="0056021D" w:rsidP="0056021D">
      <w:pPr>
        <w:rPr>
          <w:b/>
          <w:bCs/>
          <w:i/>
          <w:iCs/>
          <w:sz w:val="24"/>
          <w:szCs w:val="24"/>
        </w:rPr>
      </w:pPr>
      <w:r w:rsidRPr="0056021D">
        <w:rPr>
          <w:b/>
          <w:bCs/>
          <w:i/>
          <w:iCs/>
          <w:sz w:val="24"/>
          <w:szCs w:val="24"/>
        </w:rPr>
        <w:t>-- 15. Transfer all students from one warden to another</w:t>
      </w:r>
    </w:p>
    <w:p w14:paraId="4C51A8AD" w14:textId="58F0B446" w:rsidR="00701697" w:rsidRDefault="00701697" w:rsidP="0056021D">
      <w:pPr>
        <w:rPr>
          <w:sz w:val="24"/>
          <w:szCs w:val="24"/>
        </w:rPr>
      </w:pPr>
      <w:r w:rsidRPr="00701697">
        <w:rPr>
          <w:sz w:val="24"/>
          <w:szCs w:val="24"/>
        </w:rPr>
        <w:t>BEGIN TRANSACTION;</w:t>
      </w:r>
    </w:p>
    <w:p w14:paraId="68F477B2" w14:textId="4E77284B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UPDATE </w:t>
      </w:r>
      <w:proofErr w:type="spellStart"/>
      <w:r w:rsidRPr="0056021D">
        <w:rPr>
          <w:sz w:val="24"/>
          <w:szCs w:val="24"/>
        </w:rPr>
        <w:t>Student_Warden</w:t>
      </w:r>
      <w:proofErr w:type="spellEnd"/>
    </w:p>
    <w:p w14:paraId="05A0DFDA" w14:textId="59518A39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SET </w:t>
      </w:r>
      <w:proofErr w:type="spellStart"/>
      <w:r w:rsidRPr="0056021D">
        <w:rPr>
          <w:sz w:val="24"/>
          <w:szCs w:val="24"/>
        </w:rPr>
        <w:t>warden_id</w:t>
      </w:r>
      <w:proofErr w:type="spellEnd"/>
      <w:r w:rsidRPr="0056021D">
        <w:rPr>
          <w:sz w:val="24"/>
          <w:szCs w:val="24"/>
        </w:rPr>
        <w:t xml:space="preserve"> = 'WRD0002' </w:t>
      </w:r>
    </w:p>
    <w:p w14:paraId="07B86F29" w14:textId="1A78C18F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r w:rsidRPr="0056021D">
        <w:rPr>
          <w:sz w:val="24"/>
          <w:szCs w:val="24"/>
        </w:rPr>
        <w:t>warden_id</w:t>
      </w:r>
      <w:proofErr w:type="spellEnd"/>
      <w:r w:rsidRPr="0056021D">
        <w:rPr>
          <w:sz w:val="24"/>
          <w:szCs w:val="24"/>
        </w:rPr>
        <w:t xml:space="preserve"> = 'WRD0001'; </w:t>
      </w:r>
    </w:p>
    <w:p w14:paraId="498D3DE1" w14:textId="77777777" w:rsidR="0056021D" w:rsidRPr="0056021D" w:rsidRDefault="0056021D" w:rsidP="0056021D">
      <w:pPr>
        <w:rPr>
          <w:sz w:val="24"/>
          <w:szCs w:val="24"/>
        </w:rPr>
      </w:pPr>
    </w:p>
    <w:p w14:paraId="4A8BAD3D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UPDATE </w:t>
      </w:r>
      <w:proofErr w:type="spellStart"/>
      <w:r w:rsidRPr="0056021D">
        <w:rPr>
          <w:sz w:val="24"/>
          <w:szCs w:val="24"/>
        </w:rPr>
        <w:t>Application_Warden</w:t>
      </w:r>
      <w:proofErr w:type="spellEnd"/>
    </w:p>
    <w:p w14:paraId="6B81E875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SET </w:t>
      </w:r>
      <w:proofErr w:type="spellStart"/>
      <w:r w:rsidRPr="0056021D">
        <w:rPr>
          <w:sz w:val="24"/>
          <w:szCs w:val="24"/>
        </w:rPr>
        <w:t>warden_id</w:t>
      </w:r>
      <w:proofErr w:type="spellEnd"/>
      <w:r w:rsidRPr="0056021D">
        <w:rPr>
          <w:sz w:val="24"/>
          <w:szCs w:val="24"/>
        </w:rPr>
        <w:t xml:space="preserve"> = 'WRD0002'</w:t>
      </w:r>
    </w:p>
    <w:p w14:paraId="71BFAE89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WHERE </w:t>
      </w:r>
      <w:proofErr w:type="spellStart"/>
      <w:r w:rsidRPr="0056021D">
        <w:rPr>
          <w:sz w:val="24"/>
          <w:szCs w:val="24"/>
        </w:rPr>
        <w:t>warden_id</w:t>
      </w:r>
      <w:proofErr w:type="spellEnd"/>
      <w:r w:rsidRPr="0056021D">
        <w:rPr>
          <w:sz w:val="24"/>
          <w:szCs w:val="24"/>
        </w:rPr>
        <w:t xml:space="preserve"> = 'WRD0001'</w:t>
      </w:r>
    </w:p>
    <w:p w14:paraId="6197BC79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AND </w:t>
      </w:r>
      <w:proofErr w:type="spellStart"/>
      <w:r w:rsidRPr="0056021D">
        <w:rPr>
          <w:sz w:val="24"/>
          <w:szCs w:val="24"/>
        </w:rPr>
        <w:t>app_no</w:t>
      </w:r>
      <w:proofErr w:type="spellEnd"/>
      <w:r w:rsidRPr="0056021D">
        <w:rPr>
          <w:sz w:val="24"/>
          <w:szCs w:val="24"/>
        </w:rPr>
        <w:t xml:space="preserve"> IN (</w:t>
      </w:r>
    </w:p>
    <w:p w14:paraId="15264DCB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    SELECT </w:t>
      </w:r>
      <w:proofErr w:type="spellStart"/>
      <w:r w:rsidRPr="0056021D">
        <w:rPr>
          <w:sz w:val="24"/>
          <w:szCs w:val="24"/>
        </w:rPr>
        <w:t>app_no</w:t>
      </w:r>
      <w:proofErr w:type="spellEnd"/>
      <w:r w:rsidRPr="0056021D">
        <w:rPr>
          <w:sz w:val="24"/>
          <w:szCs w:val="24"/>
        </w:rPr>
        <w:t xml:space="preserve"> </w:t>
      </w:r>
    </w:p>
    <w:p w14:paraId="7983246F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    FROM APPLICATION </w:t>
      </w:r>
    </w:p>
    <w:p w14:paraId="37199F4D" w14:textId="77777777" w:rsidR="0056021D" w:rsidRPr="0056021D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 xml:space="preserve">    WHERE </w:t>
      </w:r>
      <w:proofErr w:type="spellStart"/>
      <w:r w:rsidRPr="0056021D">
        <w:rPr>
          <w:sz w:val="24"/>
          <w:szCs w:val="24"/>
        </w:rPr>
        <w:t>app_status</w:t>
      </w:r>
      <w:proofErr w:type="spellEnd"/>
      <w:r w:rsidRPr="0056021D">
        <w:rPr>
          <w:sz w:val="24"/>
          <w:szCs w:val="24"/>
        </w:rPr>
        <w:t xml:space="preserve"> = 'Pending'</w:t>
      </w:r>
    </w:p>
    <w:p w14:paraId="74C27DE7" w14:textId="6D0112E1" w:rsidR="006D6745" w:rsidRDefault="0056021D" w:rsidP="0056021D">
      <w:pPr>
        <w:rPr>
          <w:sz w:val="24"/>
          <w:szCs w:val="24"/>
        </w:rPr>
      </w:pPr>
      <w:r w:rsidRPr="0056021D">
        <w:rPr>
          <w:sz w:val="24"/>
          <w:szCs w:val="24"/>
        </w:rPr>
        <w:t>);</w:t>
      </w:r>
    </w:p>
    <w:p w14:paraId="698709C5" w14:textId="6878B944" w:rsidR="00701697" w:rsidRPr="00EE71BC" w:rsidRDefault="00701697" w:rsidP="0056021D">
      <w:pPr>
        <w:rPr>
          <w:sz w:val="24"/>
          <w:szCs w:val="24"/>
          <w:lang w:val="en-US"/>
        </w:rPr>
      </w:pPr>
      <w:r w:rsidRPr="00701697">
        <w:rPr>
          <w:sz w:val="24"/>
          <w:szCs w:val="24"/>
        </w:rPr>
        <w:t>COMMIT;</w:t>
      </w:r>
    </w:p>
    <w:sectPr w:rsidR="00701697" w:rsidRPr="00EE71BC" w:rsidSect="00040E03">
      <w:pgSz w:w="11906" w:h="16838"/>
      <w:pgMar w:top="1440" w:right="1080" w:bottom="1440" w:left="108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  <w:sectPrChange w:id="105" w:author="Rithika E" w:date="2024-11-03T11:44:00Z" w16du:dateUtc="2024-11-03T06:14:00Z">
        <w:sectPr w:rsidR="00701697" w:rsidRPr="00EE71BC" w:rsidSect="00040E03">
          <w:pgMar w:top="1440" w:right="1440" w:bottom="1440" w:left="1440" w:header="708" w:footer="708" w:gutter="0"/>
          <w:pgBorders w:offsetFrom="text"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pgBorders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7C95BF" w14:textId="77777777" w:rsidR="009D44AF" w:rsidRDefault="009D44AF" w:rsidP="00EE71BC">
      <w:pPr>
        <w:spacing w:after="0" w:line="240" w:lineRule="auto"/>
      </w:pPr>
      <w:r>
        <w:separator/>
      </w:r>
    </w:p>
  </w:endnote>
  <w:endnote w:type="continuationSeparator" w:id="0">
    <w:p w14:paraId="3362491F" w14:textId="77777777" w:rsidR="009D44AF" w:rsidRDefault="009D44AF" w:rsidP="00EE71BC">
      <w:pPr>
        <w:spacing w:after="0" w:line="240" w:lineRule="auto"/>
      </w:pPr>
      <w:r>
        <w:continuationSeparator/>
      </w:r>
    </w:p>
  </w:endnote>
  <w:endnote w:type="continuationNotice" w:id="1">
    <w:p w14:paraId="656DAC9C" w14:textId="77777777" w:rsidR="009D44AF" w:rsidRDefault="009D44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CF1211" w14:textId="77777777" w:rsidR="009D44AF" w:rsidRDefault="009D44AF" w:rsidP="00EE71BC">
      <w:pPr>
        <w:spacing w:after="0" w:line="240" w:lineRule="auto"/>
      </w:pPr>
      <w:r>
        <w:separator/>
      </w:r>
    </w:p>
  </w:footnote>
  <w:footnote w:type="continuationSeparator" w:id="0">
    <w:p w14:paraId="58E4F868" w14:textId="77777777" w:rsidR="009D44AF" w:rsidRDefault="009D44AF" w:rsidP="00EE71BC">
      <w:pPr>
        <w:spacing w:after="0" w:line="240" w:lineRule="auto"/>
      </w:pPr>
      <w:r>
        <w:continuationSeparator/>
      </w:r>
    </w:p>
  </w:footnote>
  <w:footnote w:type="continuationNotice" w:id="1">
    <w:p w14:paraId="10079FF1" w14:textId="77777777" w:rsidR="009D44AF" w:rsidRDefault="009D44A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A1A40"/>
    <w:multiLevelType w:val="multilevel"/>
    <w:tmpl w:val="8A6A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4E5CFF"/>
    <w:multiLevelType w:val="multilevel"/>
    <w:tmpl w:val="BD448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F964EC"/>
    <w:multiLevelType w:val="multilevel"/>
    <w:tmpl w:val="2214D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A74F1A"/>
    <w:multiLevelType w:val="hybridMultilevel"/>
    <w:tmpl w:val="CE6A3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478EC"/>
    <w:multiLevelType w:val="multilevel"/>
    <w:tmpl w:val="86EC8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D52B28"/>
    <w:multiLevelType w:val="hybridMultilevel"/>
    <w:tmpl w:val="AD60B874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 w15:restartNumberingAfterBreak="0">
    <w:nsid w:val="3BE927D4"/>
    <w:multiLevelType w:val="multilevel"/>
    <w:tmpl w:val="3AC2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533504"/>
    <w:multiLevelType w:val="multilevel"/>
    <w:tmpl w:val="3FBA2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0A3095"/>
    <w:multiLevelType w:val="hybridMultilevel"/>
    <w:tmpl w:val="29ECA0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C37C6"/>
    <w:multiLevelType w:val="multilevel"/>
    <w:tmpl w:val="E3B6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4F217A"/>
    <w:multiLevelType w:val="multilevel"/>
    <w:tmpl w:val="1F402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0D7522"/>
    <w:multiLevelType w:val="multilevel"/>
    <w:tmpl w:val="EC90C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1B2B70"/>
    <w:multiLevelType w:val="hybridMultilevel"/>
    <w:tmpl w:val="29ECA0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13736"/>
    <w:multiLevelType w:val="hybridMultilevel"/>
    <w:tmpl w:val="8A2080E0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637712C6"/>
    <w:multiLevelType w:val="hybridMultilevel"/>
    <w:tmpl w:val="D7B28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572FF9"/>
    <w:multiLevelType w:val="multilevel"/>
    <w:tmpl w:val="1CA2B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9902144">
    <w:abstractNumId w:val="12"/>
  </w:num>
  <w:num w:numId="2" w16cid:durableId="1692754194">
    <w:abstractNumId w:val="3"/>
  </w:num>
  <w:num w:numId="3" w16cid:durableId="964850159">
    <w:abstractNumId w:val="5"/>
  </w:num>
  <w:num w:numId="4" w16cid:durableId="2040203620">
    <w:abstractNumId w:val="14"/>
  </w:num>
  <w:num w:numId="5" w16cid:durableId="792361310">
    <w:abstractNumId w:val="13"/>
  </w:num>
  <w:num w:numId="6" w16cid:durableId="2063213286">
    <w:abstractNumId w:val="8"/>
  </w:num>
  <w:num w:numId="7" w16cid:durableId="1687902155">
    <w:abstractNumId w:val="6"/>
  </w:num>
  <w:num w:numId="8" w16cid:durableId="1957246430">
    <w:abstractNumId w:val="9"/>
  </w:num>
  <w:num w:numId="9" w16cid:durableId="2044592128">
    <w:abstractNumId w:val="10"/>
  </w:num>
  <w:num w:numId="10" w16cid:durableId="557863094">
    <w:abstractNumId w:val="4"/>
  </w:num>
  <w:num w:numId="11" w16cid:durableId="945381901">
    <w:abstractNumId w:val="1"/>
  </w:num>
  <w:num w:numId="12" w16cid:durableId="407460701">
    <w:abstractNumId w:val="15"/>
  </w:num>
  <w:num w:numId="13" w16cid:durableId="1921216032">
    <w:abstractNumId w:val="7"/>
  </w:num>
  <w:num w:numId="14" w16cid:durableId="673261400">
    <w:abstractNumId w:val="0"/>
  </w:num>
  <w:num w:numId="15" w16cid:durableId="332145928">
    <w:abstractNumId w:val="2"/>
  </w:num>
  <w:num w:numId="16" w16cid:durableId="94811991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Rithika E">
    <w15:presenceInfo w15:providerId="Windows Live" w15:userId="1864ade22e9d733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0BB"/>
    <w:rsid w:val="00000905"/>
    <w:rsid w:val="000311DB"/>
    <w:rsid w:val="00040E03"/>
    <w:rsid w:val="000648AA"/>
    <w:rsid w:val="00075927"/>
    <w:rsid w:val="000950BB"/>
    <w:rsid w:val="000C6EA0"/>
    <w:rsid w:val="000F5B9A"/>
    <w:rsid w:val="001304CE"/>
    <w:rsid w:val="00143930"/>
    <w:rsid w:val="001520BC"/>
    <w:rsid w:val="00161F35"/>
    <w:rsid w:val="00192D25"/>
    <w:rsid w:val="001E4A7E"/>
    <w:rsid w:val="001E5EE3"/>
    <w:rsid w:val="00237E5F"/>
    <w:rsid w:val="00255A25"/>
    <w:rsid w:val="002656C2"/>
    <w:rsid w:val="00275793"/>
    <w:rsid w:val="002A76AD"/>
    <w:rsid w:val="002C393F"/>
    <w:rsid w:val="002E24CC"/>
    <w:rsid w:val="002E50C0"/>
    <w:rsid w:val="002F7B36"/>
    <w:rsid w:val="003032FA"/>
    <w:rsid w:val="0030617C"/>
    <w:rsid w:val="00325106"/>
    <w:rsid w:val="00341408"/>
    <w:rsid w:val="003B6C7F"/>
    <w:rsid w:val="003D1A69"/>
    <w:rsid w:val="003D3BA6"/>
    <w:rsid w:val="003E2474"/>
    <w:rsid w:val="003F4545"/>
    <w:rsid w:val="003F730D"/>
    <w:rsid w:val="00434278"/>
    <w:rsid w:val="004607A6"/>
    <w:rsid w:val="00467AE3"/>
    <w:rsid w:val="004832C6"/>
    <w:rsid w:val="004B31B8"/>
    <w:rsid w:val="00525A2B"/>
    <w:rsid w:val="005321A3"/>
    <w:rsid w:val="0056021D"/>
    <w:rsid w:val="00570295"/>
    <w:rsid w:val="00580D7D"/>
    <w:rsid w:val="005B5A19"/>
    <w:rsid w:val="005E1819"/>
    <w:rsid w:val="005F3C91"/>
    <w:rsid w:val="0061113A"/>
    <w:rsid w:val="00611FDC"/>
    <w:rsid w:val="00613737"/>
    <w:rsid w:val="00637F97"/>
    <w:rsid w:val="00637F9A"/>
    <w:rsid w:val="00652335"/>
    <w:rsid w:val="00673246"/>
    <w:rsid w:val="006A0325"/>
    <w:rsid w:val="006C3619"/>
    <w:rsid w:val="006D6745"/>
    <w:rsid w:val="006E16D9"/>
    <w:rsid w:val="00701697"/>
    <w:rsid w:val="0073120F"/>
    <w:rsid w:val="00754957"/>
    <w:rsid w:val="007637A4"/>
    <w:rsid w:val="00770259"/>
    <w:rsid w:val="00785094"/>
    <w:rsid w:val="007859C4"/>
    <w:rsid w:val="007B34BB"/>
    <w:rsid w:val="007D6CD5"/>
    <w:rsid w:val="007D7836"/>
    <w:rsid w:val="00843070"/>
    <w:rsid w:val="008535CD"/>
    <w:rsid w:val="00866CB4"/>
    <w:rsid w:val="00890D09"/>
    <w:rsid w:val="008B2D6C"/>
    <w:rsid w:val="008B437A"/>
    <w:rsid w:val="008C3AC3"/>
    <w:rsid w:val="008D6821"/>
    <w:rsid w:val="008E4879"/>
    <w:rsid w:val="00911FA7"/>
    <w:rsid w:val="00931DA5"/>
    <w:rsid w:val="00940618"/>
    <w:rsid w:val="009806D2"/>
    <w:rsid w:val="00995818"/>
    <w:rsid w:val="009A0DD7"/>
    <w:rsid w:val="009D44AF"/>
    <w:rsid w:val="00A41AFD"/>
    <w:rsid w:val="00A66A82"/>
    <w:rsid w:val="00AA7E78"/>
    <w:rsid w:val="00B008AA"/>
    <w:rsid w:val="00B202D0"/>
    <w:rsid w:val="00B20ADD"/>
    <w:rsid w:val="00B21C56"/>
    <w:rsid w:val="00B4514C"/>
    <w:rsid w:val="00B47143"/>
    <w:rsid w:val="00B703B1"/>
    <w:rsid w:val="00BC57C8"/>
    <w:rsid w:val="00BD390B"/>
    <w:rsid w:val="00BE1ADA"/>
    <w:rsid w:val="00BF71B1"/>
    <w:rsid w:val="00C46634"/>
    <w:rsid w:val="00CB0B49"/>
    <w:rsid w:val="00CB1E54"/>
    <w:rsid w:val="00D2313A"/>
    <w:rsid w:val="00D50342"/>
    <w:rsid w:val="00D76D59"/>
    <w:rsid w:val="00D945DE"/>
    <w:rsid w:val="00DA0E11"/>
    <w:rsid w:val="00DB290B"/>
    <w:rsid w:val="00E620A3"/>
    <w:rsid w:val="00E75A9D"/>
    <w:rsid w:val="00E90970"/>
    <w:rsid w:val="00EC483B"/>
    <w:rsid w:val="00ED3B40"/>
    <w:rsid w:val="00ED57EE"/>
    <w:rsid w:val="00EE71BC"/>
    <w:rsid w:val="00F15B30"/>
    <w:rsid w:val="00F3253C"/>
    <w:rsid w:val="00F60083"/>
    <w:rsid w:val="00F73DF2"/>
    <w:rsid w:val="00F9061D"/>
    <w:rsid w:val="00FA07BD"/>
    <w:rsid w:val="00FB584E"/>
    <w:rsid w:val="00FB59F9"/>
    <w:rsid w:val="00FC5CF3"/>
    <w:rsid w:val="00FE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8BB3E"/>
  <w15:chartTrackingRefBased/>
  <w15:docId w15:val="{05FDA92A-96ED-4641-B19C-9F67AB254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F35"/>
  </w:style>
  <w:style w:type="paragraph" w:styleId="Heading1">
    <w:name w:val="heading 1"/>
    <w:basedOn w:val="Normal"/>
    <w:next w:val="Normal"/>
    <w:link w:val="Heading1Char"/>
    <w:uiPriority w:val="9"/>
    <w:qFormat/>
    <w:rsid w:val="002E5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0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90F2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50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E50C0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50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E50C0"/>
    <w:rPr>
      <w:rFonts w:asciiTheme="majorHAnsi" w:eastAsiaTheme="majorEastAsia" w:hAnsiTheme="majorHAnsi" w:cstheme="majorBidi"/>
      <w:color w:val="390F2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E7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1BC"/>
  </w:style>
  <w:style w:type="paragraph" w:styleId="Footer">
    <w:name w:val="footer"/>
    <w:basedOn w:val="Normal"/>
    <w:link w:val="FooterChar"/>
    <w:uiPriority w:val="99"/>
    <w:unhideWhenUsed/>
    <w:rsid w:val="00EE7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1BC"/>
  </w:style>
  <w:style w:type="paragraph" w:styleId="Revision">
    <w:name w:val="Revision"/>
    <w:hidden/>
    <w:uiPriority w:val="99"/>
    <w:semiHidden/>
    <w:rsid w:val="00D50342"/>
    <w:pPr>
      <w:spacing w:after="0" w:line="240" w:lineRule="auto"/>
    </w:pPr>
  </w:style>
  <w:style w:type="table" w:styleId="TableGrid">
    <w:name w:val="Table Grid"/>
    <w:basedOn w:val="TableNormal"/>
    <w:uiPriority w:val="39"/>
    <w:rsid w:val="007D6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40E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2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2441</Words>
  <Characters>13917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Nakul Krishnakumar</dc:creator>
  <cp:keywords/>
  <dc:description/>
  <cp:lastModifiedBy>Nakul Krishnakumar</cp:lastModifiedBy>
  <cp:revision>2</cp:revision>
  <cp:lastPrinted>2024-11-03T12:27:00Z</cp:lastPrinted>
  <dcterms:created xsi:type="dcterms:W3CDTF">2024-11-03T12:29:00Z</dcterms:created>
  <dcterms:modified xsi:type="dcterms:W3CDTF">2024-11-03T12:29:00Z</dcterms:modified>
</cp:coreProperties>
</file>